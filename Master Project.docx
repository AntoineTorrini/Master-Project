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6302" w14:textId="77777777" w:rsidR="005C5E12" w:rsidRPr="005406AD" w:rsidRDefault="005C5E12" w:rsidP="00CF6CDE">
      <w:pPr>
        <w:spacing w:line="276" w:lineRule="auto"/>
        <w:rPr>
          <w:rPrChange w:id="0" w:author="VERBEECK Cedric" w:date="2019-06-07T09:59:00Z">
            <w:rPr>
              <w:lang w:val="en-US"/>
            </w:rPr>
          </w:rPrChange>
        </w:rPr>
      </w:pPr>
      <w:r w:rsidRPr="005406AD">
        <w:rPr>
          <w:rPrChange w:id="1" w:author="VERBEECK Cedric" w:date="2019-06-07T09:59:00Z">
            <w:rPr>
              <w:lang w:val="en-US"/>
            </w:rPr>
          </w:rPrChange>
        </w:rPr>
        <w:t>PAGE DE GARDE</w:t>
      </w:r>
    </w:p>
    <w:p w14:paraId="65012AE7" w14:textId="77777777" w:rsidR="005C5E12" w:rsidRPr="005406AD" w:rsidRDefault="005C5E12" w:rsidP="00CF6CDE">
      <w:pPr>
        <w:spacing w:line="276" w:lineRule="auto"/>
        <w:rPr>
          <w:rPrChange w:id="2" w:author="VERBEECK Cedric" w:date="2019-06-07T09:59:00Z">
            <w:rPr>
              <w:lang w:val="en-US"/>
            </w:rPr>
          </w:rPrChange>
        </w:rPr>
      </w:pPr>
    </w:p>
    <w:p w14:paraId="78D7BE66" w14:textId="77777777" w:rsidR="005C5E12" w:rsidRPr="005406AD" w:rsidRDefault="005C5E12" w:rsidP="00CF6CDE">
      <w:pPr>
        <w:spacing w:line="276" w:lineRule="auto"/>
        <w:rPr>
          <w:rPrChange w:id="3" w:author="VERBEECK Cedric" w:date="2019-06-07T09:59:00Z">
            <w:rPr>
              <w:lang w:val="en-US"/>
            </w:rPr>
          </w:rPrChange>
        </w:rPr>
      </w:pPr>
    </w:p>
    <w:p w14:paraId="07B05122" w14:textId="77777777" w:rsidR="005C5E12" w:rsidRPr="005406AD" w:rsidRDefault="005C5E12" w:rsidP="00CF6CDE">
      <w:pPr>
        <w:spacing w:line="276" w:lineRule="auto"/>
        <w:rPr>
          <w:rPrChange w:id="4" w:author="VERBEECK Cedric" w:date="2019-06-07T09:59:00Z">
            <w:rPr>
              <w:lang w:val="en-US"/>
            </w:rPr>
          </w:rPrChange>
        </w:rPr>
      </w:pPr>
    </w:p>
    <w:p w14:paraId="1225456B" w14:textId="77777777" w:rsidR="005C5E12" w:rsidRPr="005406AD" w:rsidRDefault="005C5E12" w:rsidP="00CF6CDE">
      <w:pPr>
        <w:spacing w:line="276" w:lineRule="auto"/>
        <w:rPr>
          <w:rPrChange w:id="5" w:author="VERBEECK Cedric" w:date="2019-06-07T09:59:00Z">
            <w:rPr>
              <w:lang w:val="en-US"/>
            </w:rPr>
          </w:rPrChange>
        </w:rPr>
      </w:pPr>
      <w:r w:rsidRPr="005406AD">
        <w:rPr>
          <w:rPrChange w:id="6" w:author="VERBEECK Cedric" w:date="2019-06-07T09:59:00Z">
            <w:rPr>
              <w:lang w:val="en-US"/>
            </w:rPr>
          </w:rPrChange>
        </w:rPr>
        <w:br w:type="page"/>
      </w:r>
    </w:p>
    <w:p w14:paraId="157F0E90" w14:textId="2AD3EB9F" w:rsidR="007628F7" w:rsidRPr="005406AD" w:rsidRDefault="007628F7" w:rsidP="00CF6CDE">
      <w:pPr>
        <w:pStyle w:val="TOC1"/>
        <w:tabs>
          <w:tab w:val="right" w:pos="9056"/>
        </w:tabs>
        <w:spacing w:line="276" w:lineRule="auto"/>
        <w:rPr>
          <w:rPrChange w:id="7" w:author="VERBEECK Cedric" w:date="2019-06-07T09:59:00Z">
            <w:rPr>
              <w:lang w:val="en-US"/>
            </w:rPr>
          </w:rPrChange>
        </w:rPr>
      </w:pPr>
      <w:r w:rsidRPr="005406AD">
        <w:rPr>
          <w:rPrChange w:id="8" w:author="VERBEECK Cedric" w:date="2019-06-07T09:59:00Z">
            <w:rPr>
              <w:lang w:val="en-US"/>
            </w:rPr>
          </w:rPrChange>
        </w:rPr>
        <w:lastRenderedPageBreak/>
        <w:t>TABLE OF CONTENT</w:t>
      </w:r>
    </w:p>
    <w:p w14:paraId="2EE48D2D" w14:textId="77777777" w:rsidR="007628F7" w:rsidRPr="005406AD" w:rsidRDefault="007628F7" w:rsidP="00CF6CDE">
      <w:pPr>
        <w:pStyle w:val="TOC1"/>
        <w:tabs>
          <w:tab w:val="right" w:pos="9056"/>
        </w:tabs>
        <w:spacing w:line="276" w:lineRule="auto"/>
        <w:rPr>
          <w:rPrChange w:id="9" w:author="VERBEECK Cedric" w:date="2019-06-07T09:59:00Z">
            <w:rPr>
              <w:lang w:val="en-US"/>
            </w:rPr>
          </w:rPrChange>
        </w:rPr>
      </w:pPr>
    </w:p>
    <w:p w14:paraId="164E9E27" w14:textId="77777777" w:rsidR="007628F7" w:rsidRPr="005406AD" w:rsidRDefault="007628F7" w:rsidP="00CF6CDE">
      <w:pPr>
        <w:pStyle w:val="TOC1"/>
        <w:tabs>
          <w:tab w:val="right" w:pos="9056"/>
        </w:tabs>
        <w:spacing w:line="276" w:lineRule="auto"/>
        <w:rPr>
          <w:rPrChange w:id="10" w:author="VERBEECK Cedric" w:date="2019-06-07T09:59:00Z">
            <w:rPr>
              <w:lang w:val="en-US"/>
            </w:rPr>
          </w:rPrChange>
        </w:rPr>
      </w:pPr>
    </w:p>
    <w:p w14:paraId="2337495B" w14:textId="77777777" w:rsidR="007628F7" w:rsidRPr="005406AD" w:rsidRDefault="007628F7" w:rsidP="00CF6CDE">
      <w:pPr>
        <w:pStyle w:val="TOC1"/>
        <w:tabs>
          <w:tab w:val="right" w:pos="9056"/>
        </w:tabs>
        <w:spacing w:line="276" w:lineRule="auto"/>
        <w:rPr>
          <w:rPrChange w:id="11" w:author="VERBEECK Cedric" w:date="2019-06-07T09:59:00Z">
            <w:rPr>
              <w:lang w:val="en-US"/>
            </w:rPr>
          </w:rPrChange>
        </w:rPr>
      </w:pPr>
    </w:p>
    <w:p w14:paraId="5D6CA1B0" w14:textId="6842808E" w:rsidR="0037410E" w:rsidRDefault="003A4CBD" w:rsidP="00CF6CDE">
      <w:pPr>
        <w:pStyle w:val="TOC1"/>
        <w:tabs>
          <w:tab w:val="right" w:leader="dot" w:pos="9056"/>
        </w:tabs>
        <w:spacing w:line="276" w:lineRule="auto"/>
        <w:rPr>
          <w:rFonts w:eastAsiaTheme="minorEastAsia"/>
          <w:noProof/>
        </w:rPr>
      </w:pPr>
      <w:r w:rsidRPr="003A4CBD">
        <w:rPr>
          <w:b/>
          <w:sz w:val="28"/>
          <w:szCs w:val="28"/>
          <w:lang w:val="en-US"/>
        </w:rPr>
        <w:fldChar w:fldCharType="begin"/>
      </w:r>
      <w:r w:rsidRPr="003A4CBD">
        <w:rPr>
          <w:b/>
          <w:sz w:val="28"/>
          <w:szCs w:val="28"/>
          <w:lang w:val="en-US"/>
        </w:rPr>
        <w:instrText xml:space="preserve"> TOC \o "1-3" \h \z \u </w:instrText>
      </w:r>
      <w:r w:rsidRPr="003A4CBD">
        <w:rPr>
          <w:b/>
          <w:sz w:val="28"/>
          <w:szCs w:val="28"/>
          <w:lang w:val="en-US"/>
        </w:rPr>
        <w:fldChar w:fldCharType="separate"/>
      </w:r>
      <w:hyperlink w:anchor="_Toc11659430" w:history="1">
        <w:r w:rsidR="0037410E" w:rsidRPr="00CC26D9">
          <w:rPr>
            <w:rStyle w:val="Hyperlink"/>
            <w:noProof/>
            <w:lang w:val="en-US"/>
          </w:rPr>
          <w:t>Introduction to Social Listening</w:t>
        </w:r>
        <w:r w:rsidR="0037410E">
          <w:rPr>
            <w:noProof/>
            <w:webHidden/>
          </w:rPr>
          <w:tab/>
        </w:r>
        <w:r w:rsidR="0037410E">
          <w:rPr>
            <w:noProof/>
            <w:webHidden/>
          </w:rPr>
          <w:fldChar w:fldCharType="begin"/>
        </w:r>
        <w:r w:rsidR="0037410E">
          <w:rPr>
            <w:noProof/>
            <w:webHidden/>
          </w:rPr>
          <w:instrText xml:space="preserve"> PAGEREF _Toc11659430 \h </w:instrText>
        </w:r>
        <w:r w:rsidR="0037410E">
          <w:rPr>
            <w:noProof/>
            <w:webHidden/>
          </w:rPr>
        </w:r>
        <w:r w:rsidR="0037410E">
          <w:rPr>
            <w:noProof/>
            <w:webHidden/>
          </w:rPr>
          <w:fldChar w:fldCharType="separate"/>
        </w:r>
        <w:r w:rsidR="0037410E">
          <w:rPr>
            <w:noProof/>
            <w:webHidden/>
          </w:rPr>
          <w:t>3</w:t>
        </w:r>
        <w:r w:rsidR="0037410E">
          <w:rPr>
            <w:noProof/>
            <w:webHidden/>
          </w:rPr>
          <w:fldChar w:fldCharType="end"/>
        </w:r>
      </w:hyperlink>
    </w:p>
    <w:p w14:paraId="2B83CC95" w14:textId="1DAD219E" w:rsidR="0037410E" w:rsidRDefault="0037410E" w:rsidP="00CF6CDE">
      <w:pPr>
        <w:pStyle w:val="TOC1"/>
        <w:tabs>
          <w:tab w:val="right" w:leader="dot" w:pos="9056"/>
        </w:tabs>
        <w:spacing w:line="276" w:lineRule="auto"/>
        <w:rPr>
          <w:rFonts w:eastAsiaTheme="minorEastAsia"/>
          <w:noProof/>
        </w:rPr>
      </w:pPr>
      <w:hyperlink w:anchor="_Toc11659431" w:history="1">
        <w:r w:rsidRPr="00CC26D9">
          <w:rPr>
            <w:rStyle w:val="Hyperlink"/>
            <w:noProof/>
            <w:lang w:val="en-US"/>
          </w:rPr>
          <w:t>Lectures</w:t>
        </w:r>
        <w:r>
          <w:rPr>
            <w:noProof/>
            <w:webHidden/>
          </w:rPr>
          <w:tab/>
        </w:r>
        <w:r>
          <w:rPr>
            <w:noProof/>
            <w:webHidden/>
          </w:rPr>
          <w:fldChar w:fldCharType="begin"/>
        </w:r>
        <w:r>
          <w:rPr>
            <w:noProof/>
            <w:webHidden/>
          </w:rPr>
          <w:instrText xml:space="preserve"> PAGEREF _Toc11659431 \h </w:instrText>
        </w:r>
        <w:r>
          <w:rPr>
            <w:noProof/>
            <w:webHidden/>
          </w:rPr>
        </w:r>
        <w:r>
          <w:rPr>
            <w:noProof/>
            <w:webHidden/>
          </w:rPr>
          <w:fldChar w:fldCharType="separate"/>
        </w:r>
        <w:r>
          <w:rPr>
            <w:noProof/>
            <w:webHidden/>
          </w:rPr>
          <w:t>5</w:t>
        </w:r>
        <w:r>
          <w:rPr>
            <w:noProof/>
            <w:webHidden/>
          </w:rPr>
          <w:fldChar w:fldCharType="end"/>
        </w:r>
      </w:hyperlink>
    </w:p>
    <w:p w14:paraId="7A4C3C54" w14:textId="7585C21F" w:rsidR="0037410E" w:rsidRDefault="0037410E" w:rsidP="00CF6CDE">
      <w:pPr>
        <w:pStyle w:val="TOC1"/>
        <w:tabs>
          <w:tab w:val="right" w:leader="dot" w:pos="9056"/>
        </w:tabs>
        <w:spacing w:line="276" w:lineRule="auto"/>
        <w:rPr>
          <w:rFonts w:eastAsiaTheme="minorEastAsia"/>
          <w:noProof/>
        </w:rPr>
      </w:pPr>
      <w:hyperlink w:anchor="_Toc11659432" w:history="1">
        <w:r w:rsidRPr="00CC26D9">
          <w:rPr>
            <w:rStyle w:val="Hyperlink"/>
            <w:noProof/>
            <w:lang w:val="en-US"/>
          </w:rPr>
          <w:t>Structure</w:t>
        </w:r>
        <w:r>
          <w:rPr>
            <w:noProof/>
            <w:webHidden/>
          </w:rPr>
          <w:tab/>
        </w:r>
        <w:r>
          <w:rPr>
            <w:noProof/>
            <w:webHidden/>
          </w:rPr>
          <w:fldChar w:fldCharType="begin"/>
        </w:r>
        <w:r>
          <w:rPr>
            <w:noProof/>
            <w:webHidden/>
          </w:rPr>
          <w:instrText xml:space="preserve"> PAGEREF _Toc11659432 \h </w:instrText>
        </w:r>
        <w:r>
          <w:rPr>
            <w:noProof/>
            <w:webHidden/>
          </w:rPr>
        </w:r>
        <w:r>
          <w:rPr>
            <w:noProof/>
            <w:webHidden/>
          </w:rPr>
          <w:fldChar w:fldCharType="separate"/>
        </w:r>
        <w:r>
          <w:rPr>
            <w:noProof/>
            <w:webHidden/>
          </w:rPr>
          <w:t>5</w:t>
        </w:r>
        <w:r>
          <w:rPr>
            <w:noProof/>
            <w:webHidden/>
          </w:rPr>
          <w:fldChar w:fldCharType="end"/>
        </w:r>
      </w:hyperlink>
    </w:p>
    <w:p w14:paraId="59B3584D" w14:textId="64589D2A" w:rsidR="0037410E" w:rsidRDefault="0037410E" w:rsidP="00CF6CDE">
      <w:pPr>
        <w:pStyle w:val="TOC1"/>
        <w:tabs>
          <w:tab w:val="right" w:leader="dot" w:pos="9056"/>
        </w:tabs>
        <w:spacing w:line="276" w:lineRule="auto"/>
        <w:rPr>
          <w:rFonts w:eastAsiaTheme="minorEastAsia"/>
          <w:noProof/>
        </w:rPr>
      </w:pPr>
      <w:hyperlink w:anchor="_Toc11659433" w:history="1">
        <w:r w:rsidRPr="00CC26D9">
          <w:rPr>
            <w:rStyle w:val="Hyperlink"/>
            <w:noProof/>
            <w:lang w:val="en-US"/>
          </w:rPr>
          <w:t>Methodology</w:t>
        </w:r>
        <w:r>
          <w:rPr>
            <w:noProof/>
            <w:webHidden/>
          </w:rPr>
          <w:tab/>
        </w:r>
        <w:r>
          <w:rPr>
            <w:noProof/>
            <w:webHidden/>
          </w:rPr>
          <w:fldChar w:fldCharType="begin"/>
        </w:r>
        <w:r>
          <w:rPr>
            <w:noProof/>
            <w:webHidden/>
          </w:rPr>
          <w:instrText xml:space="preserve"> PAGEREF _Toc11659433 \h </w:instrText>
        </w:r>
        <w:r>
          <w:rPr>
            <w:noProof/>
            <w:webHidden/>
          </w:rPr>
        </w:r>
        <w:r>
          <w:rPr>
            <w:noProof/>
            <w:webHidden/>
          </w:rPr>
          <w:fldChar w:fldCharType="separate"/>
        </w:r>
        <w:r>
          <w:rPr>
            <w:noProof/>
            <w:webHidden/>
          </w:rPr>
          <w:t>6</w:t>
        </w:r>
        <w:r>
          <w:rPr>
            <w:noProof/>
            <w:webHidden/>
          </w:rPr>
          <w:fldChar w:fldCharType="end"/>
        </w:r>
      </w:hyperlink>
    </w:p>
    <w:p w14:paraId="504F707E" w14:textId="4B4031F3" w:rsidR="0037410E" w:rsidRDefault="0037410E" w:rsidP="00CF6CDE">
      <w:pPr>
        <w:pStyle w:val="TOC1"/>
        <w:tabs>
          <w:tab w:val="right" w:leader="dot" w:pos="9056"/>
        </w:tabs>
        <w:spacing w:line="276" w:lineRule="auto"/>
        <w:rPr>
          <w:rFonts w:eastAsiaTheme="minorEastAsia"/>
          <w:noProof/>
        </w:rPr>
      </w:pPr>
      <w:hyperlink w:anchor="_Toc11659434" w:history="1">
        <w:r w:rsidRPr="00CC26D9">
          <w:rPr>
            <w:rStyle w:val="Hyperlink"/>
            <w:noProof/>
            <w:lang w:val="en-US"/>
          </w:rPr>
          <w:t>The Volkswagen Case</w:t>
        </w:r>
        <w:r>
          <w:rPr>
            <w:noProof/>
            <w:webHidden/>
          </w:rPr>
          <w:tab/>
        </w:r>
        <w:r>
          <w:rPr>
            <w:noProof/>
            <w:webHidden/>
          </w:rPr>
          <w:fldChar w:fldCharType="begin"/>
        </w:r>
        <w:r>
          <w:rPr>
            <w:noProof/>
            <w:webHidden/>
          </w:rPr>
          <w:instrText xml:space="preserve"> PAGEREF _Toc11659434 \h </w:instrText>
        </w:r>
        <w:r>
          <w:rPr>
            <w:noProof/>
            <w:webHidden/>
          </w:rPr>
        </w:r>
        <w:r>
          <w:rPr>
            <w:noProof/>
            <w:webHidden/>
          </w:rPr>
          <w:fldChar w:fldCharType="separate"/>
        </w:r>
        <w:r>
          <w:rPr>
            <w:noProof/>
            <w:webHidden/>
          </w:rPr>
          <w:t>7</w:t>
        </w:r>
        <w:r>
          <w:rPr>
            <w:noProof/>
            <w:webHidden/>
          </w:rPr>
          <w:fldChar w:fldCharType="end"/>
        </w:r>
      </w:hyperlink>
    </w:p>
    <w:p w14:paraId="129B688B" w14:textId="54EF8BFC" w:rsidR="0037410E" w:rsidRDefault="0037410E" w:rsidP="00CF6CDE">
      <w:pPr>
        <w:pStyle w:val="TOC1"/>
        <w:tabs>
          <w:tab w:val="right" w:leader="dot" w:pos="9056"/>
        </w:tabs>
        <w:spacing w:line="276" w:lineRule="auto"/>
        <w:rPr>
          <w:rFonts w:eastAsiaTheme="minorEastAsia"/>
          <w:noProof/>
        </w:rPr>
      </w:pPr>
      <w:hyperlink w:anchor="_Toc11659435" w:history="1">
        <w:r w:rsidRPr="00CC26D9">
          <w:rPr>
            <w:rStyle w:val="Hyperlink"/>
            <w:noProof/>
            <w:lang w:val="en-US"/>
          </w:rPr>
          <w:t>Data Preparation</w:t>
        </w:r>
        <w:r>
          <w:rPr>
            <w:noProof/>
            <w:webHidden/>
          </w:rPr>
          <w:tab/>
        </w:r>
        <w:r>
          <w:rPr>
            <w:noProof/>
            <w:webHidden/>
          </w:rPr>
          <w:fldChar w:fldCharType="begin"/>
        </w:r>
        <w:r>
          <w:rPr>
            <w:noProof/>
            <w:webHidden/>
          </w:rPr>
          <w:instrText xml:space="preserve"> PAGEREF _Toc11659435 \h </w:instrText>
        </w:r>
        <w:r>
          <w:rPr>
            <w:noProof/>
            <w:webHidden/>
          </w:rPr>
        </w:r>
        <w:r>
          <w:rPr>
            <w:noProof/>
            <w:webHidden/>
          </w:rPr>
          <w:fldChar w:fldCharType="separate"/>
        </w:r>
        <w:r>
          <w:rPr>
            <w:noProof/>
            <w:webHidden/>
          </w:rPr>
          <w:t>8</w:t>
        </w:r>
        <w:r>
          <w:rPr>
            <w:noProof/>
            <w:webHidden/>
          </w:rPr>
          <w:fldChar w:fldCharType="end"/>
        </w:r>
      </w:hyperlink>
    </w:p>
    <w:p w14:paraId="6F065D02" w14:textId="059A51D6" w:rsidR="0037410E" w:rsidRDefault="0037410E" w:rsidP="00CF6CDE">
      <w:pPr>
        <w:pStyle w:val="TOC2"/>
        <w:tabs>
          <w:tab w:val="right" w:leader="dot" w:pos="9056"/>
        </w:tabs>
        <w:spacing w:line="276" w:lineRule="auto"/>
        <w:rPr>
          <w:rFonts w:eastAsiaTheme="minorEastAsia"/>
          <w:noProof/>
        </w:rPr>
      </w:pPr>
      <w:hyperlink w:anchor="_Toc11659436" w:history="1">
        <w:r w:rsidRPr="00CC26D9">
          <w:rPr>
            <w:rStyle w:val="Hyperlink"/>
            <w:noProof/>
            <w:lang w:val="en-US"/>
          </w:rPr>
          <w:t>Data Collection</w:t>
        </w:r>
        <w:r>
          <w:rPr>
            <w:noProof/>
            <w:webHidden/>
          </w:rPr>
          <w:tab/>
        </w:r>
        <w:r>
          <w:rPr>
            <w:noProof/>
            <w:webHidden/>
          </w:rPr>
          <w:fldChar w:fldCharType="begin"/>
        </w:r>
        <w:r>
          <w:rPr>
            <w:noProof/>
            <w:webHidden/>
          </w:rPr>
          <w:instrText xml:space="preserve"> PAGEREF _Toc11659436 \h </w:instrText>
        </w:r>
        <w:r>
          <w:rPr>
            <w:noProof/>
            <w:webHidden/>
          </w:rPr>
        </w:r>
        <w:r>
          <w:rPr>
            <w:noProof/>
            <w:webHidden/>
          </w:rPr>
          <w:fldChar w:fldCharType="separate"/>
        </w:r>
        <w:r>
          <w:rPr>
            <w:noProof/>
            <w:webHidden/>
          </w:rPr>
          <w:t>8</w:t>
        </w:r>
        <w:r>
          <w:rPr>
            <w:noProof/>
            <w:webHidden/>
          </w:rPr>
          <w:fldChar w:fldCharType="end"/>
        </w:r>
      </w:hyperlink>
    </w:p>
    <w:p w14:paraId="622AFEA0" w14:textId="0975AD0D" w:rsidR="0037410E" w:rsidRDefault="0037410E" w:rsidP="00CF6CDE">
      <w:pPr>
        <w:pStyle w:val="TOC2"/>
        <w:tabs>
          <w:tab w:val="right" w:leader="dot" w:pos="9056"/>
        </w:tabs>
        <w:spacing w:line="276" w:lineRule="auto"/>
        <w:rPr>
          <w:rFonts w:eastAsiaTheme="minorEastAsia"/>
          <w:noProof/>
        </w:rPr>
      </w:pPr>
      <w:hyperlink w:anchor="_Toc11659437" w:history="1">
        <w:r w:rsidRPr="00CC26D9">
          <w:rPr>
            <w:rStyle w:val="Hyperlink"/>
            <w:noProof/>
            <w:lang w:val="en-US"/>
          </w:rPr>
          <w:t>Data Cleaning</w:t>
        </w:r>
        <w:r>
          <w:rPr>
            <w:noProof/>
            <w:webHidden/>
          </w:rPr>
          <w:tab/>
        </w:r>
        <w:r>
          <w:rPr>
            <w:noProof/>
            <w:webHidden/>
          </w:rPr>
          <w:fldChar w:fldCharType="begin"/>
        </w:r>
        <w:r>
          <w:rPr>
            <w:noProof/>
            <w:webHidden/>
          </w:rPr>
          <w:instrText xml:space="preserve"> PAGEREF _Toc11659437 \h </w:instrText>
        </w:r>
        <w:r>
          <w:rPr>
            <w:noProof/>
            <w:webHidden/>
          </w:rPr>
        </w:r>
        <w:r>
          <w:rPr>
            <w:noProof/>
            <w:webHidden/>
          </w:rPr>
          <w:fldChar w:fldCharType="separate"/>
        </w:r>
        <w:r>
          <w:rPr>
            <w:noProof/>
            <w:webHidden/>
          </w:rPr>
          <w:t>9</w:t>
        </w:r>
        <w:r>
          <w:rPr>
            <w:noProof/>
            <w:webHidden/>
          </w:rPr>
          <w:fldChar w:fldCharType="end"/>
        </w:r>
      </w:hyperlink>
    </w:p>
    <w:p w14:paraId="2677255B" w14:textId="70B548CF" w:rsidR="0037410E" w:rsidRDefault="0037410E" w:rsidP="00CF6CDE">
      <w:pPr>
        <w:pStyle w:val="TOC2"/>
        <w:tabs>
          <w:tab w:val="right" w:leader="dot" w:pos="9056"/>
        </w:tabs>
        <w:spacing w:line="276" w:lineRule="auto"/>
        <w:rPr>
          <w:rFonts w:eastAsiaTheme="minorEastAsia"/>
          <w:noProof/>
        </w:rPr>
      </w:pPr>
      <w:hyperlink w:anchor="_Toc11659438" w:history="1">
        <w:r w:rsidRPr="00CC26D9">
          <w:rPr>
            <w:rStyle w:val="Hyperlink"/>
            <w:noProof/>
            <w:lang w:val="en-US"/>
          </w:rPr>
          <w:t>Data quality</w:t>
        </w:r>
        <w:r>
          <w:rPr>
            <w:noProof/>
            <w:webHidden/>
          </w:rPr>
          <w:tab/>
        </w:r>
        <w:r>
          <w:rPr>
            <w:noProof/>
            <w:webHidden/>
          </w:rPr>
          <w:fldChar w:fldCharType="begin"/>
        </w:r>
        <w:r>
          <w:rPr>
            <w:noProof/>
            <w:webHidden/>
          </w:rPr>
          <w:instrText xml:space="preserve"> PAGEREF _Toc11659438 \h </w:instrText>
        </w:r>
        <w:r>
          <w:rPr>
            <w:noProof/>
            <w:webHidden/>
          </w:rPr>
        </w:r>
        <w:r>
          <w:rPr>
            <w:noProof/>
            <w:webHidden/>
          </w:rPr>
          <w:fldChar w:fldCharType="separate"/>
        </w:r>
        <w:r>
          <w:rPr>
            <w:noProof/>
            <w:webHidden/>
          </w:rPr>
          <w:t>10</w:t>
        </w:r>
        <w:r>
          <w:rPr>
            <w:noProof/>
            <w:webHidden/>
          </w:rPr>
          <w:fldChar w:fldCharType="end"/>
        </w:r>
      </w:hyperlink>
    </w:p>
    <w:p w14:paraId="43E0D6BF" w14:textId="77454896" w:rsidR="0037410E" w:rsidRDefault="0037410E" w:rsidP="00CF6CDE">
      <w:pPr>
        <w:pStyle w:val="TOC1"/>
        <w:tabs>
          <w:tab w:val="right" w:leader="dot" w:pos="9056"/>
        </w:tabs>
        <w:spacing w:line="276" w:lineRule="auto"/>
        <w:rPr>
          <w:rFonts w:eastAsiaTheme="minorEastAsia"/>
          <w:noProof/>
        </w:rPr>
      </w:pPr>
      <w:hyperlink w:anchor="_Toc11659439" w:history="1">
        <w:r w:rsidRPr="00CC26D9">
          <w:rPr>
            <w:rStyle w:val="Hyperlink"/>
            <w:noProof/>
            <w:lang w:val="en-US"/>
          </w:rPr>
          <w:t>Analysis</w:t>
        </w:r>
        <w:r>
          <w:rPr>
            <w:noProof/>
            <w:webHidden/>
          </w:rPr>
          <w:tab/>
        </w:r>
        <w:r>
          <w:rPr>
            <w:noProof/>
            <w:webHidden/>
          </w:rPr>
          <w:fldChar w:fldCharType="begin"/>
        </w:r>
        <w:r>
          <w:rPr>
            <w:noProof/>
            <w:webHidden/>
          </w:rPr>
          <w:instrText xml:space="preserve"> PAGEREF _Toc11659439 \h </w:instrText>
        </w:r>
        <w:r>
          <w:rPr>
            <w:noProof/>
            <w:webHidden/>
          </w:rPr>
        </w:r>
        <w:r>
          <w:rPr>
            <w:noProof/>
            <w:webHidden/>
          </w:rPr>
          <w:fldChar w:fldCharType="separate"/>
        </w:r>
        <w:r>
          <w:rPr>
            <w:noProof/>
            <w:webHidden/>
          </w:rPr>
          <w:t>11</w:t>
        </w:r>
        <w:r>
          <w:rPr>
            <w:noProof/>
            <w:webHidden/>
          </w:rPr>
          <w:fldChar w:fldCharType="end"/>
        </w:r>
      </w:hyperlink>
    </w:p>
    <w:p w14:paraId="239B2A31" w14:textId="1B50781D" w:rsidR="0037410E" w:rsidRDefault="0037410E" w:rsidP="00CF6CDE">
      <w:pPr>
        <w:pStyle w:val="TOC2"/>
        <w:tabs>
          <w:tab w:val="right" w:leader="dot" w:pos="9056"/>
        </w:tabs>
        <w:spacing w:line="276" w:lineRule="auto"/>
        <w:rPr>
          <w:rFonts w:eastAsiaTheme="minorEastAsia"/>
          <w:noProof/>
        </w:rPr>
      </w:pPr>
      <w:hyperlink w:anchor="_Toc11659440" w:history="1">
        <w:r w:rsidRPr="00CC26D9">
          <w:rPr>
            <w:rStyle w:val="Hyperlink"/>
            <w:noProof/>
            <w:lang w:val="en-US"/>
          </w:rPr>
          <w:t>Exploratory Analysis</w:t>
        </w:r>
        <w:r>
          <w:rPr>
            <w:noProof/>
            <w:webHidden/>
          </w:rPr>
          <w:tab/>
        </w:r>
        <w:r>
          <w:rPr>
            <w:noProof/>
            <w:webHidden/>
          </w:rPr>
          <w:fldChar w:fldCharType="begin"/>
        </w:r>
        <w:r>
          <w:rPr>
            <w:noProof/>
            <w:webHidden/>
          </w:rPr>
          <w:instrText xml:space="preserve"> PAGEREF _Toc11659440 \h </w:instrText>
        </w:r>
        <w:r>
          <w:rPr>
            <w:noProof/>
            <w:webHidden/>
          </w:rPr>
        </w:r>
        <w:r>
          <w:rPr>
            <w:noProof/>
            <w:webHidden/>
          </w:rPr>
          <w:fldChar w:fldCharType="separate"/>
        </w:r>
        <w:r>
          <w:rPr>
            <w:noProof/>
            <w:webHidden/>
          </w:rPr>
          <w:t>11</w:t>
        </w:r>
        <w:r>
          <w:rPr>
            <w:noProof/>
            <w:webHidden/>
          </w:rPr>
          <w:fldChar w:fldCharType="end"/>
        </w:r>
      </w:hyperlink>
    </w:p>
    <w:p w14:paraId="12AE543F" w14:textId="1D81B4F9" w:rsidR="0037410E" w:rsidRDefault="0037410E" w:rsidP="00CF6CDE">
      <w:pPr>
        <w:pStyle w:val="TOC2"/>
        <w:tabs>
          <w:tab w:val="right" w:leader="dot" w:pos="9056"/>
        </w:tabs>
        <w:spacing w:line="276" w:lineRule="auto"/>
        <w:rPr>
          <w:rFonts w:eastAsiaTheme="minorEastAsia"/>
          <w:noProof/>
        </w:rPr>
      </w:pPr>
      <w:hyperlink w:anchor="_Toc11659441" w:history="1">
        <w:r w:rsidRPr="00CC26D9">
          <w:rPr>
            <w:rStyle w:val="Hyperlink"/>
            <w:noProof/>
            <w:lang w:val="en-US"/>
          </w:rPr>
          <w:t>Sentiment Analysis</w:t>
        </w:r>
        <w:r>
          <w:rPr>
            <w:noProof/>
            <w:webHidden/>
          </w:rPr>
          <w:tab/>
        </w:r>
        <w:r>
          <w:rPr>
            <w:noProof/>
            <w:webHidden/>
          </w:rPr>
          <w:fldChar w:fldCharType="begin"/>
        </w:r>
        <w:r>
          <w:rPr>
            <w:noProof/>
            <w:webHidden/>
          </w:rPr>
          <w:instrText xml:space="preserve"> PAGEREF _Toc11659441 \h </w:instrText>
        </w:r>
        <w:r>
          <w:rPr>
            <w:noProof/>
            <w:webHidden/>
          </w:rPr>
        </w:r>
        <w:r>
          <w:rPr>
            <w:noProof/>
            <w:webHidden/>
          </w:rPr>
          <w:fldChar w:fldCharType="separate"/>
        </w:r>
        <w:r>
          <w:rPr>
            <w:noProof/>
            <w:webHidden/>
          </w:rPr>
          <w:t>17</w:t>
        </w:r>
        <w:r>
          <w:rPr>
            <w:noProof/>
            <w:webHidden/>
          </w:rPr>
          <w:fldChar w:fldCharType="end"/>
        </w:r>
      </w:hyperlink>
    </w:p>
    <w:p w14:paraId="44E2C270" w14:textId="3CE32136" w:rsidR="0037410E" w:rsidRDefault="0037410E" w:rsidP="00CF6CDE">
      <w:pPr>
        <w:pStyle w:val="TOC2"/>
        <w:tabs>
          <w:tab w:val="right" w:leader="dot" w:pos="9056"/>
        </w:tabs>
        <w:spacing w:line="276" w:lineRule="auto"/>
        <w:rPr>
          <w:rFonts w:eastAsiaTheme="minorEastAsia"/>
          <w:noProof/>
        </w:rPr>
      </w:pPr>
      <w:hyperlink w:anchor="_Toc11659442" w:history="1">
        <w:r w:rsidRPr="00CC26D9">
          <w:rPr>
            <w:rStyle w:val="Hyperlink"/>
            <w:noProof/>
            <w:lang w:val="en-US"/>
          </w:rPr>
          <w:t>Clustering</w:t>
        </w:r>
        <w:r>
          <w:rPr>
            <w:noProof/>
            <w:webHidden/>
          </w:rPr>
          <w:tab/>
        </w:r>
        <w:r>
          <w:rPr>
            <w:noProof/>
            <w:webHidden/>
          </w:rPr>
          <w:fldChar w:fldCharType="begin"/>
        </w:r>
        <w:r>
          <w:rPr>
            <w:noProof/>
            <w:webHidden/>
          </w:rPr>
          <w:instrText xml:space="preserve"> PAGEREF _Toc11659442 \h </w:instrText>
        </w:r>
        <w:r>
          <w:rPr>
            <w:noProof/>
            <w:webHidden/>
          </w:rPr>
        </w:r>
        <w:r>
          <w:rPr>
            <w:noProof/>
            <w:webHidden/>
          </w:rPr>
          <w:fldChar w:fldCharType="separate"/>
        </w:r>
        <w:r>
          <w:rPr>
            <w:noProof/>
            <w:webHidden/>
          </w:rPr>
          <w:t>17</w:t>
        </w:r>
        <w:r>
          <w:rPr>
            <w:noProof/>
            <w:webHidden/>
          </w:rPr>
          <w:fldChar w:fldCharType="end"/>
        </w:r>
      </w:hyperlink>
    </w:p>
    <w:p w14:paraId="4A4A1C74" w14:textId="0BF022EB" w:rsidR="0037410E" w:rsidRDefault="0037410E" w:rsidP="00CF6CDE">
      <w:pPr>
        <w:pStyle w:val="TOC2"/>
        <w:tabs>
          <w:tab w:val="right" w:leader="dot" w:pos="9056"/>
        </w:tabs>
        <w:spacing w:line="276" w:lineRule="auto"/>
        <w:rPr>
          <w:rFonts w:eastAsiaTheme="minorEastAsia"/>
          <w:noProof/>
        </w:rPr>
      </w:pPr>
      <w:hyperlink w:anchor="_Toc11659443" w:history="1">
        <w:r w:rsidRPr="00CC26D9">
          <w:rPr>
            <w:rStyle w:val="Hyperlink"/>
            <w:noProof/>
            <w:lang w:val="en-US"/>
          </w:rPr>
          <w:t>Twitter Network</w:t>
        </w:r>
        <w:r>
          <w:rPr>
            <w:noProof/>
            <w:webHidden/>
          </w:rPr>
          <w:tab/>
        </w:r>
        <w:r>
          <w:rPr>
            <w:noProof/>
            <w:webHidden/>
          </w:rPr>
          <w:fldChar w:fldCharType="begin"/>
        </w:r>
        <w:r>
          <w:rPr>
            <w:noProof/>
            <w:webHidden/>
          </w:rPr>
          <w:instrText xml:space="preserve"> PAGEREF _Toc11659443 \h </w:instrText>
        </w:r>
        <w:r>
          <w:rPr>
            <w:noProof/>
            <w:webHidden/>
          </w:rPr>
        </w:r>
        <w:r>
          <w:rPr>
            <w:noProof/>
            <w:webHidden/>
          </w:rPr>
          <w:fldChar w:fldCharType="separate"/>
        </w:r>
        <w:r>
          <w:rPr>
            <w:noProof/>
            <w:webHidden/>
          </w:rPr>
          <w:t>18</w:t>
        </w:r>
        <w:r>
          <w:rPr>
            <w:noProof/>
            <w:webHidden/>
          </w:rPr>
          <w:fldChar w:fldCharType="end"/>
        </w:r>
      </w:hyperlink>
    </w:p>
    <w:p w14:paraId="183258D9" w14:textId="635008B0" w:rsidR="0037410E" w:rsidRDefault="0037410E" w:rsidP="00CF6CDE">
      <w:pPr>
        <w:pStyle w:val="TOC1"/>
        <w:tabs>
          <w:tab w:val="right" w:leader="dot" w:pos="9056"/>
        </w:tabs>
        <w:spacing w:line="276" w:lineRule="auto"/>
        <w:rPr>
          <w:rFonts w:eastAsiaTheme="minorEastAsia"/>
          <w:noProof/>
        </w:rPr>
      </w:pPr>
      <w:hyperlink w:anchor="_Toc11659444" w:history="1">
        <w:r w:rsidRPr="00CC26D9">
          <w:rPr>
            <w:rStyle w:val="Hyperlink"/>
            <w:noProof/>
            <w:lang w:val="en-US"/>
          </w:rPr>
          <w:t>Conclusion</w:t>
        </w:r>
        <w:r>
          <w:rPr>
            <w:noProof/>
            <w:webHidden/>
          </w:rPr>
          <w:tab/>
        </w:r>
        <w:r>
          <w:rPr>
            <w:noProof/>
            <w:webHidden/>
          </w:rPr>
          <w:fldChar w:fldCharType="begin"/>
        </w:r>
        <w:r>
          <w:rPr>
            <w:noProof/>
            <w:webHidden/>
          </w:rPr>
          <w:instrText xml:space="preserve"> PAGEREF _Toc11659444 \h </w:instrText>
        </w:r>
        <w:r>
          <w:rPr>
            <w:noProof/>
            <w:webHidden/>
          </w:rPr>
        </w:r>
        <w:r>
          <w:rPr>
            <w:noProof/>
            <w:webHidden/>
          </w:rPr>
          <w:fldChar w:fldCharType="separate"/>
        </w:r>
        <w:r>
          <w:rPr>
            <w:noProof/>
            <w:webHidden/>
          </w:rPr>
          <w:t>19</w:t>
        </w:r>
        <w:r>
          <w:rPr>
            <w:noProof/>
            <w:webHidden/>
          </w:rPr>
          <w:fldChar w:fldCharType="end"/>
        </w:r>
      </w:hyperlink>
    </w:p>
    <w:p w14:paraId="5E8733FA" w14:textId="787410CF" w:rsidR="0037410E" w:rsidRDefault="0037410E" w:rsidP="00CF6CDE">
      <w:pPr>
        <w:pStyle w:val="TOC1"/>
        <w:tabs>
          <w:tab w:val="right" w:leader="dot" w:pos="9056"/>
        </w:tabs>
        <w:spacing w:line="276" w:lineRule="auto"/>
        <w:rPr>
          <w:rFonts w:eastAsiaTheme="minorEastAsia"/>
          <w:noProof/>
        </w:rPr>
      </w:pPr>
      <w:hyperlink w:anchor="_Toc11659445" w:history="1">
        <w:r w:rsidRPr="00CC26D9">
          <w:rPr>
            <w:rStyle w:val="Hyperlink"/>
            <w:noProof/>
            <w:lang w:val="en-US"/>
          </w:rPr>
          <w:t>Appendices</w:t>
        </w:r>
        <w:r>
          <w:rPr>
            <w:noProof/>
            <w:webHidden/>
          </w:rPr>
          <w:tab/>
        </w:r>
        <w:r>
          <w:rPr>
            <w:noProof/>
            <w:webHidden/>
          </w:rPr>
          <w:fldChar w:fldCharType="begin"/>
        </w:r>
        <w:r>
          <w:rPr>
            <w:noProof/>
            <w:webHidden/>
          </w:rPr>
          <w:instrText xml:space="preserve"> PAGEREF _Toc11659445 \h </w:instrText>
        </w:r>
        <w:r>
          <w:rPr>
            <w:noProof/>
            <w:webHidden/>
          </w:rPr>
        </w:r>
        <w:r>
          <w:rPr>
            <w:noProof/>
            <w:webHidden/>
          </w:rPr>
          <w:fldChar w:fldCharType="separate"/>
        </w:r>
        <w:r>
          <w:rPr>
            <w:noProof/>
            <w:webHidden/>
          </w:rPr>
          <w:t>20</w:t>
        </w:r>
        <w:r>
          <w:rPr>
            <w:noProof/>
            <w:webHidden/>
          </w:rPr>
          <w:fldChar w:fldCharType="end"/>
        </w:r>
      </w:hyperlink>
    </w:p>
    <w:p w14:paraId="3AE4D8F6" w14:textId="27720D15" w:rsidR="00145779" w:rsidRPr="005C5E12" w:rsidRDefault="003A4CBD" w:rsidP="00CF6CDE">
      <w:pPr>
        <w:spacing w:line="276" w:lineRule="auto"/>
        <w:rPr>
          <w:lang w:val="en-US"/>
        </w:rPr>
      </w:pPr>
      <w:r w:rsidRPr="003A4CBD">
        <w:rPr>
          <w:b/>
          <w:sz w:val="28"/>
          <w:szCs w:val="28"/>
          <w:lang w:val="en-US"/>
        </w:rPr>
        <w:fldChar w:fldCharType="end"/>
      </w:r>
    </w:p>
    <w:p w14:paraId="78642CF5" w14:textId="77777777" w:rsidR="005C5E12" w:rsidRPr="005C5E12" w:rsidRDefault="005C5E12" w:rsidP="00CF6CDE">
      <w:pPr>
        <w:spacing w:line="276" w:lineRule="auto"/>
        <w:rPr>
          <w:lang w:val="en-US"/>
        </w:rPr>
      </w:pPr>
    </w:p>
    <w:p w14:paraId="361D99CE" w14:textId="77777777" w:rsidR="005C5E12" w:rsidRPr="005C5E12" w:rsidRDefault="005C5E12" w:rsidP="00CF6CDE">
      <w:pPr>
        <w:spacing w:line="276" w:lineRule="auto"/>
        <w:rPr>
          <w:lang w:val="en-US"/>
        </w:rPr>
      </w:pPr>
    </w:p>
    <w:p w14:paraId="28A255C5" w14:textId="5EAC6DE5" w:rsidR="005C5E12" w:rsidRPr="005C5E12" w:rsidRDefault="005C5E12" w:rsidP="00CF6CDE">
      <w:pPr>
        <w:spacing w:line="276" w:lineRule="auto"/>
        <w:rPr>
          <w:lang w:val="en-US"/>
        </w:rPr>
      </w:pPr>
      <w:r w:rsidRPr="005C5E12">
        <w:rPr>
          <w:lang w:val="en-US"/>
        </w:rPr>
        <w:br w:type="page"/>
      </w:r>
    </w:p>
    <w:p w14:paraId="1800D8CA" w14:textId="76CC3FF7" w:rsidR="005C5E12" w:rsidRPr="005C5E12" w:rsidRDefault="005C5E12" w:rsidP="00CF6CDE">
      <w:pPr>
        <w:pStyle w:val="Heading1"/>
        <w:spacing w:line="276" w:lineRule="auto"/>
        <w:rPr>
          <w:lang w:val="en-US"/>
        </w:rPr>
      </w:pPr>
      <w:bookmarkStart w:id="12" w:name="_Toc11659430"/>
      <w:r w:rsidRPr="005C5E12">
        <w:rPr>
          <w:lang w:val="en-US"/>
        </w:rPr>
        <w:lastRenderedPageBreak/>
        <w:t>Introducti</w:t>
      </w:r>
      <w:r>
        <w:rPr>
          <w:lang w:val="en-US"/>
        </w:rPr>
        <w:t>on</w:t>
      </w:r>
      <w:r w:rsidR="003A4CBD">
        <w:rPr>
          <w:lang w:val="en-US"/>
        </w:rPr>
        <w:t xml:space="preserve"> to Social Listening</w:t>
      </w:r>
      <w:bookmarkEnd w:id="12"/>
    </w:p>
    <w:p w14:paraId="2EC02CD2" w14:textId="1D844537" w:rsidR="005C5E12" w:rsidRPr="005C5E12" w:rsidRDefault="005C5E12" w:rsidP="00CF6CDE">
      <w:pPr>
        <w:spacing w:line="276" w:lineRule="auto"/>
        <w:jc w:val="both"/>
        <w:rPr>
          <w:lang w:val="en-US"/>
        </w:rPr>
      </w:pPr>
    </w:p>
    <w:p w14:paraId="7660090C" w14:textId="3BCDE888" w:rsidR="005C5E12" w:rsidRDefault="003A4CBD" w:rsidP="00CF6CDE">
      <w:pPr>
        <w:spacing w:line="276" w:lineRule="auto"/>
        <w:jc w:val="both"/>
        <w:rPr>
          <w:lang w:val="en-US"/>
        </w:rPr>
      </w:pPr>
      <w:r>
        <w:rPr>
          <w:lang w:val="en-US"/>
        </w:rPr>
        <w:t xml:space="preserve">The launch of Facebook in </w:t>
      </w:r>
      <w:r w:rsidR="00014473" w:rsidRPr="00014473">
        <w:rPr>
          <w:bCs/>
          <w:lang w:val="en-US"/>
        </w:rPr>
        <w:t xml:space="preserve">2004 </w:t>
      </w:r>
      <w:r w:rsidRPr="00014473">
        <w:rPr>
          <w:bCs/>
          <w:lang w:val="en-US"/>
        </w:rPr>
        <w:t>and Twitter</w:t>
      </w:r>
      <w:r>
        <w:rPr>
          <w:lang w:val="en-US"/>
        </w:rPr>
        <w:t xml:space="preserve"> in</w:t>
      </w:r>
      <w:r w:rsidR="00014473">
        <w:rPr>
          <w:lang w:val="en-US"/>
        </w:rPr>
        <w:t xml:space="preserve"> 2006 </w:t>
      </w:r>
      <w:r>
        <w:rPr>
          <w:lang w:val="en-US"/>
        </w:rPr>
        <w:t xml:space="preserve">marked the beginning of a direct access to consumer’s minds. </w:t>
      </w:r>
      <w:r w:rsidR="00A741A4">
        <w:rPr>
          <w:lang w:val="en-US"/>
        </w:rPr>
        <w:t xml:space="preserve">From Internet to traditional, marketing will be shaken by these new insights coming right of the consumers’ fingertips. </w:t>
      </w:r>
      <w:r>
        <w:rPr>
          <w:lang w:val="en-US"/>
        </w:rPr>
        <w:t>The strength of these companies does not only lie into their capacity to connect people together but to a certain extent in the possibility for anyone who listens to learn more about the opinion of a particular group of people.</w:t>
      </w:r>
    </w:p>
    <w:p w14:paraId="2B1FA696" w14:textId="148BCD78" w:rsidR="00A741A4" w:rsidRDefault="00A741A4" w:rsidP="00CF6CDE">
      <w:pPr>
        <w:spacing w:line="276" w:lineRule="auto"/>
        <w:jc w:val="both"/>
        <w:rPr>
          <w:lang w:val="en-US"/>
        </w:rPr>
      </w:pPr>
    </w:p>
    <w:p w14:paraId="6C72F871" w14:textId="77777777" w:rsidR="00DC6437" w:rsidRDefault="00192B5C" w:rsidP="00CF6CDE">
      <w:pPr>
        <w:spacing w:line="276" w:lineRule="auto"/>
        <w:jc w:val="both"/>
        <w:rPr>
          <w:lang w:val="en-US"/>
        </w:rPr>
      </w:pPr>
      <w:r>
        <w:rPr>
          <w:lang w:val="en-US"/>
        </w:rPr>
        <w:t>With 500 million tweets posted each day</w:t>
      </w:r>
      <w:r>
        <w:rPr>
          <w:rStyle w:val="FootnoteReference"/>
          <w:lang w:val="en-US"/>
        </w:rPr>
        <w:footnoteReference w:id="1"/>
      </w:r>
      <w:r w:rsidR="00912909">
        <w:rPr>
          <w:lang w:val="en-US"/>
        </w:rPr>
        <w:t xml:space="preserve">, Twitter is one of the medias that generate the biggest amount of data. It is used by traditional media, personalities </w:t>
      </w:r>
      <w:r w:rsidR="00DC6437">
        <w:rPr>
          <w:lang w:val="en-US"/>
        </w:rPr>
        <w:t xml:space="preserve">and individual users to relay their thoughts and impression on the fly. This means that Twitter has created an immense network of people talking about the subjects they want and emitting opinions. </w:t>
      </w:r>
    </w:p>
    <w:p w14:paraId="71DF079F" w14:textId="77777777" w:rsidR="00DC6437" w:rsidRDefault="00DC6437" w:rsidP="00CF6CDE">
      <w:pPr>
        <w:spacing w:line="276" w:lineRule="auto"/>
        <w:jc w:val="both"/>
        <w:rPr>
          <w:lang w:val="en-US"/>
        </w:rPr>
      </w:pPr>
    </w:p>
    <w:p w14:paraId="525640CC" w14:textId="07F63801" w:rsidR="00192B5C" w:rsidRDefault="00DC6437" w:rsidP="00CF6CDE">
      <w:pPr>
        <w:spacing w:line="276" w:lineRule="auto"/>
        <w:jc w:val="both"/>
        <w:rPr>
          <w:lang w:val="en-US"/>
        </w:rPr>
      </w:pPr>
      <w:r>
        <w:rPr>
          <w:lang w:val="en-US"/>
        </w:rPr>
        <w:t xml:space="preserve">In traditional marketing, gathering customers’ insights has always been the real difficulty, huge bias, great cost to create and to complete. All the more, the delay between the moment the survey is </w:t>
      </w:r>
      <w:r w:rsidR="007829C4">
        <w:rPr>
          <w:lang w:val="en-US"/>
        </w:rPr>
        <w:t>thought,</w:t>
      </w:r>
      <w:r>
        <w:rPr>
          <w:lang w:val="en-US"/>
        </w:rPr>
        <w:t xml:space="preserve"> and the moment were all insights are gathered and analyzed is, as of 2019, is way too long. </w:t>
      </w:r>
      <w:r w:rsidR="007829C4">
        <w:rPr>
          <w:lang w:val="en-US"/>
        </w:rPr>
        <w:t>But by bringing the words directly off the thoughts of the consumers in real time, this delay no longer exists and allow companies faster reactions and shorter development cycles for new features.</w:t>
      </w:r>
    </w:p>
    <w:p w14:paraId="0BCF3092" w14:textId="0D3280E4" w:rsidR="007829C4" w:rsidRDefault="007829C4" w:rsidP="00CF6CDE">
      <w:pPr>
        <w:spacing w:line="276" w:lineRule="auto"/>
        <w:jc w:val="both"/>
        <w:rPr>
          <w:lang w:val="en-US"/>
        </w:rPr>
      </w:pPr>
    </w:p>
    <w:p w14:paraId="65876A24" w14:textId="4247DC20" w:rsidR="00602188" w:rsidRDefault="00602188" w:rsidP="00CF6CDE">
      <w:pPr>
        <w:spacing w:line="276" w:lineRule="auto"/>
        <w:jc w:val="both"/>
        <w:rPr>
          <w:lang w:val="en-US"/>
        </w:rPr>
      </w:pPr>
      <w:r>
        <w:rPr>
          <w:lang w:val="en-US"/>
        </w:rPr>
        <w:t>Social listening, and more specifically consumers social listening, is the practice of monitor in real time or near real time the digital conversations to understand and react to how the consumer is perceiving a brand, its competitors and the products. It is a great tool for marketing teams to follow closely the evolution of reputation, pain points and feedbacks the consumer has to give to the brand. It is important to understand that if the impact of a specific marketing campaign can be perceived, this is not the point of social listening. It aims at monitoring conversations</w:t>
      </w:r>
      <w:r w:rsidR="00FF1318">
        <w:rPr>
          <w:lang w:val="en-US"/>
        </w:rPr>
        <w:t xml:space="preserve"> at the individual level</w:t>
      </w:r>
      <w:r>
        <w:rPr>
          <w:lang w:val="en-US"/>
        </w:rPr>
        <w:t xml:space="preserve"> about the brand. </w:t>
      </w:r>
    </w:p>
    <w:p w14:paraId="023AFC83" w14:textId="2BF5E138" w:rsidR="00602188" w:rsidRDefault="00602188" w:rsidP="00CF6CDE">
      <w:pPr>
        <w:spacing w:line="276" w:lineRule="auto"/>
        <w:jc w:val="both"/>
        <w:rPr>
          <w:lang w:val="en-US"/>
        </w:rPr>
      </w:pPr>
    </w:p>
    <w:p w14:paraId="12CDDA98" w14:textId="6D261B05" w:rsidR="00602188" w:rsidRDefault="00D003A7" w:rsidP="00CF6CDE">
      <w:pPr>
        <w:spacing w:line="276" w:lineRule="auto"/>
        <w:jc w:val="both"/>
        <w:rPr>
          <w:lang w:val="en-US"/>
        </w:rPr>
      </w:pPr>
      <w:r>
        <w:rPr>
          <w:lang w:val="en-US"/>
        </w:rPr>
        <w:t>Social listening can serve several purposes. On</w:t>
      </w:r>
      <w:ins w:id="19" w:author="VERBEECK Cedric" w:date="2019-06-07T10:21:00Z">
        <w:r w:rsidR="0077087A">
          <w:rPr>
            <w:lang w:val="en-US"/>
          </w:rPr>
          <w:t>e</w:t>
        </w:r>
      </w:ins>
      <w:del w:id="20" w:author="VERBEECK Cedric" w:date="2019-06-07T10:21:00Z">
        <w:r w:rsidDel="0077087A">
          <w:rPr>
            <w:lang w:val="en-US"/>
          </w:rPr>
          <w:delText>ce</w:delText>
        </w:r>
      </w:del>
      <w:r>
        <w:rPr>
          <w:lang w:val="en-US"/>
        </w:rPr>
        <w:t xml:space="preserve"> could use it </w:t>
      </w:r>
      <w:ins w:id="21" w:author="VERBEECK Cedric" w:date="2019-06-07T10:21:00Z">
        <w:r w:rsidR="0077087A">
          <w:rPr>
            <w:lang w:val="en-US"/>
          </w:rPr>
          <w:t xml:space="preserve">to </w:t>
        </w:r>
      </w:ins>
      <w:r>
        <w:rPr>
          <w:lang w:val="en-US"/>
        </w:rPr>
        <w:t>monitor its e-reputation. As everything on the web can be found again, web reputation has a huge importance for firms. It is something that must be monitored closely. And the risks are easy to identify since several textual messages published on different social medias, and then used again by others are easily identified. It is very difficult to stop the propagation, but a quick reply can be a solution to prevent a bad buzz.</w:t>
      </w:r>
    </w:p>
    <w:p w14:paraId="230A618B" w14:textId="06699032" w:rsidR="007829C4" w:rsidRDefault="007829C4" w:rsidP="00CF6CDE">
      <w:pPr>
        <w:spacing w:line="276" w:lineRule="auto"/>
        <w:jc w:val="both"/>
        <w:rPr>
          <w:lang w:val="en-US"/>
        </w:rPr>
      </w:pPr>
    </w:p>
    <w:p w14:paraId="1ACD7CD9" w14:textId="63864EDF" w:rsidR="00D003A7" w:rsidRDefault="00D003A7" w:rsidP="00CF6CDE">
      <w:pPr>
        <w:spacing w:line="276" w:lineRule="auto"/>
        <w:jc w:val="both"/>
        <w:rPr>
          <w:lang w:val="en-US"/>
        </w:rPr>
      </w:pPr>
      <w:r>
        <w:rPr>
          <w:lang w:val="en-US"/>
        </w:rPr>
        <w:t xml:space="preserve">Another use case for social listening is to identify the customers’ pain points. </w:t>
      </w:r>
      <w:r w:rsidR="00303EE8">
        <w:rPr>
          <w:lang w:val="en-US"/>
        </w:rPr>
        <w:t>More and more if</w:t>
      </w:r>
      <w:r>
        <w:rPr>
          <w:lang w:val="en-US"/>
        </w:rPr>
        <w:t xml:space="preserve"> a consumer is unsatisfied for </w:t>
      </w:r>
      <w:r w:rsidR="00303EE8">
        <w:rPr>
          <w:lang w:val="en-US"/>
        </w:rPr>
        <w:t xml:space="preserve">some reason with the product they just bought, they are more likely to complain about it than contacting the company to explain why they are not liking the </w:t>
      </w:r>
      <w:r w:rsidR="00303EE8">
        <w:rPr>
          <w:lang w:val="en-US"/>
        </w:rPr>
        <w:lastRenderedPageBreak/>
        <w:t>product. A detailed analysis of what consumers say about the product of a brand could help map th</w:t>
      </w:r>
      <w:ins w:id="22" w:author="VERBEECK Cedric" w:date="2019-06-07T10:22:00Z">
        <w:r w:rsidR="007E594A">
          <w:rPr>
            <w:lang w:val="en-US"/>
          </w:rPr>
          <w:t>e</w:t>
        </w:r>
      </w:ins>
      <w:del w:id="23" w:author="VERBEECK Cedric" w:date="2019-06-07T10:22:00Z">
        <w:r w:rsidR="00303EE8" w:rsidDel="007E594A">
          <w:rPr>
            <w:lang w:val="en-US"/>
          </w:rPr>
          <w:delText>i</w:delText>
        </w:r>
      </w:del>
      <w:r w:rsidR="00303EE8">
        <w:rPr>
          <w:lang w:val="en-US"/>
        </w:rPr>
        <w:t>s</w:t>
      </w:r>
      <w:ins w:id="24" w:author="VERBEECK Cedric" w:date="2019-06-07T10:22:00Z">
        <w:r w:rsidR="007E594A">
          <w:rPr>
            <w:lang w:val="en-US"/>
          </w:rPr>
          <w:t>e</w:t>
        </w:r>
      </w:ins>
      <w:r w:rsidR="00303EE8">
        <w:rPr>
          <w:lang w:val="en-US"/>
        </w:rPr>
        <w:t xml:space="preserve"> pain points, resolve them if possible and communicate on that. </w:t>
      </w:r>
    </w:p>
    <w:p w14:paraId="75A6F1A2" w14:textId="2090D6D4" w:rsidR="00D003A7" w:rsidRDefault="00D003A7" w:rsidP="00CF6CDE">
      <w:pPr>
        <w:spacing w:line="276" w:lineRule="auto"/>
        <w:jc w:val="both"/>
        <w:rPr>
          <w:lang w:val="en-US"/>
        </w:rPr>
      </w:pPr>
    </w:p>
    <w:p w14:paraId="0BE2EACD" w14:textId="6CAB1C73" w:rsidR="008B055E" w:rsidRDefault="00B51474" w:rsidP="00CF6CDE">
      <w:pPr>
        <w:spacing w:line="276" w:lineRule="auto"/>
        <w:jc w:val="both"/>
        <w:rPr>
          <w:lang w:val="en-US"/>
        </w:rPr>
      </w:pPr>
      <w:r>
        <w:rPr>
          <w:lang w:val="en-US"/>
        </w:rPr>
        <w:t>As all information is available, social listening is a great way to benchmark one’s position against its competitors in the social media sphere. It is important to know how its own customer base is reacting but monitoring closely those of its competitors allow the company to innovative to gain competitive advantage by identify</w:t>
      </w:r>
      <w:ins w:id="25" w:author="VERBEECK Cedric" w:date="2019-06-07T10:22:00Z">
        <w:r w:rsidR="007E594A">
          <w:rPr>
            <w:lang w:val="en-US"/>
          </w:rPr>
          <w:t>ing</w:t>
        </w:r>
      </w:ins>
      <w:r>
        <w:rPr>
          <w:lang w:val="en-US"/>
        </w:rPr>
        <w:t xml:space="preserve"> the need of its competitors’ consumers. It is also a great way to identify possible bad buzz that they made and prevent the company of falling into the same pits.</w:t>
      </w:r>
    </w:p>
    <w:p w14:paraId="60DE483F" w14:textId="4A868DD0" w:rsidR="008B055E" w:rsidRDefault="008B055E" w:rsidP="00CF6CDE">
      <w:pPr>
        <w:spacing w:line="276" w:lineRule="auto"/>
        <w:jc w:val="both"/>
        <w:rPr>
          <w:lang w:val="en-US"/>
        </w:rPr>
      </w:pPr>
    </w:p>
    <w:p w14:paraId="3C3D2605" w14:textId="77777777" w:rsidR="00527659" w:rsidRDefault="00527659" w:rsidP="00CF6CDE">
      <w:pPr>
        <w:spacing w:line="276" w:lineRule="auto"/>
        <w:jc w:val="both"/>
        <w:rPr>
          <w:lang w:val="en-US"/>
        </w:rPr>
      </w:pPr>
      <w:r>
        <w:rPr>
          <w:lang w:val="en-US"/>
        </w:rPr>
        <w:t>The heart of any social listening strategy lies into the quality and quantity of the data collected. There are several options to collect from social networks everything they expose. The simplest one is to use their dedicated APIs that allows through paid plans to access everything, for example Twitter, or part, for example Facebook, of their network. This can be rapidly a cost if the social listening strategy requires a daily update and that the topic monitored generates a large quantity of data.</w:t>
      </w:r>
    </w:p>
    <w:p w14:paraId="10E8500E" w14:textId="77777777" w:rsidR="00527659" w:rsidRDefault="00527659" w:rsidP="00CF6CDE">
      <w:pPr>
        <w:spacing w:line="276" w:lineRule="auto"/>
        <w:jc w:val="both"/>
        <w:rPr>
          <w:lang w:val="en-US"/>
        </w:rPr>
      </w:pPr>
    </w:p>
    <w:p w14:paraId="3B53F271" w14:textId="16614511" w:rsidR="00527659" w:rsidRDefault="00527659" w:rsidP="00CF6CDE">
      <w:pPr>
        <w:spacing w:line="276" w:lineRule="auto"/>
        <w:jc w:val="both"/>
        <w:rPr>
          <w:lang w:val="en-US"/>
        </w:rPr>
      </w:pPr>
      <w:r>
        <w:rPr>
          <w:lang w:val="en-US"/>
        </w:rPr>
        <w:t xml:space="preserve">The second option is to go for some pure players like </w:t>
      </w:r>
      <w:proofErr w:type="spellStart"/>
      <w:r>
        <w:rPr>
          <w:lang w:val="en-US"/>
        </w:rPr>
        <w:t>Talkwalker</w:t>
      </w:r>
      <w:proofErr w:type="spellEnd"/>
      <w:r>
        <w:rPr>
          <w:lang w:val="en-US"/>
        </w:rPr>
        <w:t>, Sprout Social or Hootsuite that allow through a paid plan to access everything they expose. Th</w:t>
      </w:r>
      <w:r w:rsidR="00D003A7">
        <w:rPr>
          <w:lang w:val="en-US"/>
        </w:rPr>
        <w:t>ese</w:t>
      </w:r>
      <w:r>
        <w:rPr>
          <w:lang w:val="en-US"/>
        </w:rPr>
        <w:t xml:space="preserve"> tools can aggregate several social media sources, for example Twitter</w:t>
      </w:r>
      <w:r w:rsidR="00D003A7">
        <w:rPr>
          <w:lang w:val="en-US"/>
        </w:rPr>
        <w:t xml:space="preserve">, </w:t>
      </w:r>
      <w:r>
        <w:rPr>
          <w:lang w:val="en-US"/>
        </w:rPr>
        <w:t>Instagram</w:t>
      </w:r>
      <w:r w:rsidR="00D003A7">
        <w:rPr>
          <w:lang w:val="en-US"/>
        </w:rPr>
        <w:t xml:space="preserve"> and blogs.</w:t>
      </w:r>
    </w:p>
    <w:p w14:paraId="26FB3C88" w14:textId="0F4DEA54" w:rsidR="008B055E" w:rsidRDefault="008B055E" w:rsidP="00CF6CDE">
      <w:pPr>
        <w:spacing w:line="276" w:lineRule="auto"/>
        <w:jc w:val="both"/>
        <w:rPr>
          <w:lang w:val="en-US"/>
        </w:rPr>
      </w:pPr>
    </w:p>
    <w:p w14:paraId="73C90E01" w14:textId="499ED02C" w:rsidR="00D003A7" w:rsidRDefault="00B51474" w:rsidP="00CF6CDE">
      <w:pPr>
        <w:spacing w:line="276" w:lineRule="auto"/>
        <w:jc w:val="both"/>
        <w:rPr>
          <w:lang w:val="en-US"/>
        </w:rPr>
      </w:pPr>
      <w:r>
        <w:rPr>
          <w:lang w:val="en-US"/>
        </w:rPr>
        <w:t>There are limitations of what social listening can do.</w:t>
      </w:r>
      <w:r w:rsidR="008E1760">
        <w:rPr>
          <w:lang w:val="en-US"/>
        </w:rPr>
        <w:t xml:space="preserve"> The insights drawn from the customer base from social media is far from being representative. It is always possible that the people talking about a brand online are just a particular set of its customers and that their revendications would not suit everyone. More generally about social media, a few high raised voices do</w:t>
      </w:r>
      <w:del w:id="26" w:author="VERBEECK Cedric" w:date="2019-06-07T10:23:00Z">
        <w:r w:rsidR="008E1760" w:rsidDel="007E594A">
          <w:rPr>
            <w:lang w:val="en-US"/>
          </w:rPr>
          <w:delText>es</w:delText>
        </w:r>
      </w:del>
      <w:r w:rsidR="008E1760">
        <w:rPr>
          <w:lang w:val="en-US"/>
        </w:rPr>
        <w:t xml:space="preserve"> not mean that everybody thinks the same way. It has to be kept in mind during a social media analysis. </w:t>
      </w:r>
    </w:p>
    <w:p w14:paraId="3B233F7B" w14:textId="5247168B" w:rsidR="008B055E" w:rsidRDefault="008B055E" w:rsidP="00CF6CDE">
      <w:pPr>
        <w:spacing w:line="276" w:lineRule="auto"/>
        <w:jc w:val="both"/>
        <w:rPr>
          <w:lang w:val="en-US"/>
        </w:rPr>
      </w:pPr>
    </w:p>
    <w:p w14:paraId="0C38A991" w14:textId="74CDD5B2" w:rsidR="008B055E" w:rsidRDefault="008B055E" w:rsidP="00CF6CDE">
      <w:pPr>
        <w:spacing w:line="276" w:lineRule="auto"/>
        <w:jc w:val="both"/>
        <w:rPr>
          <w:lang w:val="en-US"/>
        </w:rPr>
      </w:pPr>
    </w:p>
    <w:p w14:paraId="178C0C72" w14:textId="77777777" w:rsidR="008B055E" w:rsidRDefault="008B055E" w:rsidP="00CF6CDE">
      <w:pPr>
        <w:spacing w:line="276" w:lineRule="auto"/>
        <w:jc w:val="both"/>
        <w:rPr>
          <w:lang w:val="en-US"/>
        </w:rPr>
      </w:pPr>
    </w:p>
    <w:p w14:paraId="05B9652C" w14:textId="7BD72739" w:rsidR="008B055E" w:rsidRDefault="008B055E" w:rsidP="00CF6CDE">
      <w:pPr>
        <w:spacing w:line="276" w:lineRule="auto"/>
        <w:jc w:val="both"/>
        <w:rPr>
          <w:lang w:val="en-US"/>
        </w:rPr>
      </w:pPr>
    </w:p>
    <w:p w14:paraId="2CED756B" w14:textId="77777777" w:rsidR="003A4CBD" w:rsidRPr="005C5E12" w:rsidRDefault="003A4CBD" w:rsidP="00CF6CDE">
      <w:pPr>
        <w:spacing w:line="276" w:lineRule="auto"/>
        <w:rPr>
          <w:lang w:val="en-US"/>
        </w:rPr>
      </w:pPr>
    </w:p>
    <w:p w14:paraId="436F5E7D" w14:textId="603FD5A2" w:rsidR="005C5E12" w:rsidRPr="005C5E12" w:rsidRDefault="005C5E12" w:rsidP="00CF6CDE">
      <w:pPr>
        <w:spacing w:line="276" w:lineRule="auto"/>
        <w:rPr>
          <w:lang w:val="en-US"/>
        </w:rPr>
      </w:pPr>
      <w:r>
        <w:rPr>
          <w:lang w:val="en-US"/>
        </w:rPr>
        <w:br w:type="page"/>
      </w:r>
    </w:p>
    <w:p w14:paraId="0AAA3F79" w14:textId="2E9FEAC2" w:rsidR="005C5E12" w:rsidRPr="005C5E12" w:rsidRDefault="005C5E12" w:rsidP="00CF6CDE">
      <w:pPr>
        <w:pStyle w:val="Heading1"/>
        <w:spacing w:line="276" w:lineRule="auto"/>
        <w:rPr>
          <w:lang w:val="en-US"/>
        </w:rPr>
      </w:pPr>
      <w:bookmarkStart w:id="27" w:name="_Toc11659431"/>
      <w:commentRangeStart w:id="28"/>
      <w:r w:rsidRPr="005C5E12">
        <w:rPr>
          <w:lang w:val="en-US"/>
        </w:rPr>
        <w:lastRenderedPageBreak/>
        <w:t>Lectures</w:t>
      </w:r>
      <w:commentRangeEnd w:id="28"/>
      <w:r w:rsidR="007E594A">
        <w:rPr>
          <w:rStyle w:val="CommentReference"/>
          <w:rFonts w:eastAsiaTheme="minorHAnsi" w:cstheme="minorBidi"/>
          <w:b w:val="0"/>
          <w:color w:val="auto"/>
        </w:rPr>
        <w:commentReference w:id="28"/>
      </w:r>
      <w:bookmarkEnd w:id="27"/>
    </w:p>
    <w:p w14:paraId="47FDD763" w14:textId="703CD2AB" w:rsidR="005C5E12" w:rsidRPr="005C5E12" w:rsidRDefault="005C5E12" w:rsidP="00CF6CDE">
      <w:pPr>
        <w:spacing w:line="276" w:lineRule="auto"/>
        <w:jc w:val="both"/>
        <w:rPr>
          <w:lang w:val="en-US"/>
        </w:rPr>
      </w:pPr>
    </w:p>
    <w:p w14:paraId="686AE4ED" w14:textId="43D6DD15" w:rsidR="005C5E12" w:rsidRPr="005C5E12" w:rsidRDefault="0037410E" w:rsidP="00CF6CDE">
      <w:pPr>
        <w:pStyle w:val="Heading1"/>
        <w:spacing w:line="276" w:lineRule="auto"/>
        <w:rPr>
          <w:lang w:val="en-US"/>
        </w:rPr>
      </w:pPr>
      <w:bookmarkStart w:id="29" w:name="_Toc11659432"/>
      <w:r>
        <w:rPr>
          <w:lang w:val="en-US"/>
        </w:rPr>
        <w:t>Structure</w:t>
      </w:r>
      <w:bookmarkEnd w:id="29"/>
    </w:p>
    <w:p w14:paraId="2FE7E6C9" w14:textId="24EC52F6" w:rsidR="005C5E12" w:rsidRDefault="005C5E12" w:rsidP="00CF6CDE">
      <w:pPr>
        <w:spacing w:line="276" w:lineRule="auto"/>
        <w:jc w:val="both"/>
        <w:rPr>
          <w:lang w:val="en-US"/>
        </w:rPr>
      </w:pPr>
    </w:p>
    <w:p w14:paraId="1937632A" w14:textId="70304F33" w:rsidR="0037410E" w:rsidRDefault="0037410E" w:rsidP="00CF6CDE">
      <w:pPr>
        <w:spacing w:line="276" w:lineRule="auto"/>
        <w:jc w:val="both"/>
        <w:rPr>
          <w:lang w:val="en-US"/>
        </w:rPr>
      </w:pPr>
      <w:r>
        <w:rPr>
          <w:lang w:val="en-US"/>
        </w:rPr>
        <w:t>Problem? Research question</w:t>
      </w:r>
    </w:p>
    <w:p w14:paraId="085B4DD8" w14:textId="3561BB3C" w:rsidR="0037410E" w:rsidRDefault="0037410E" w:rsidP="00CF6CDE">
      <w:pPr>
        <w:spacing w:line="276" w:lineRule="auto"/>
        <w:jc w:val="both"/>
        <w:rPr>
          <w:lang w:val="en-US"/>
        </w:rPr>
      </w:pPr>
      <w:r>
        <w:rPr>
          <w:lang w:val="en-US"/>
        </w:rPr>
        <w:t xml:space="preserve">Which problem to </w:t>
      </w:r>
      <w:proofErr w:type="gramStart"/>
      <w:r>
        <w:rPr>
          <w:lang w:val="en-US"/>
        </w:rPr>
        <w:t>solve ?</w:t>
      </w:r>
      <w:proofErr w:type="gramEnd"/>
    </w:p>
    <w:p w14:paraId="0158BF26" w14:textId="77777777" w:rsidR="0037410E" w:rsidRDefault="0037410E" w:rsidP="00CF6CDE">
      <w:pPr>
        <w:spacing w:line="276" w:lineRule="auto"/>
        <w:jc w:val="both"/>
        <w:rPr>
          <w:lang w:val="en-US"/>
        </w:rPr>
      </w:pPr>
    </w:p>
    <w:p w14:paraId="500C4255" w14:textId="77777777" w:rsidR="0037410E" w:rsidRPr="005C5E12" w:rsidRDefault="0037410E" w:rsidP="00CF6CDE">
      <w:pPr>
        <w:spacing w:line="276" w:lineRule="auto"/>
        <w:jc w:val="both"/>
        <w:rPr>
          <w:lang w:val="en-US"/>
        </w:rPr>
      </w:pPr>
    </w:p>
    <w:p w14:paraId="1CA87C97" w14:textId="06C0662E" w:rsidR="005C5E12" w:rsidRPr="005C5E12" w:rsidRDefault="005C5E12" w:rsidP="00CF6CDE">
      <w:pPr>
        <w:spacing w:line="276" w:lineRule="auto"/>
        <w:jc w:val="both"/>
        <w:rPr>
          <w:lang w:val="en-US"/>
        </w:rPr>
      </w:pPr>
      <w:r>
        <w:rPr>
          <w:lang w:val="en-US"/>
        </w:rPr>
        <w:br w:type="page"/>
      </w:r>
    </w:p>
    <w:p w14:paraId="48569223" w14:textId="026E301D" w:rsidR="005C5E12" w:rsidRPr="005C5E12" w:rsidRDefault="005C5E12" w:rsidP="00CF6CDE">
      <w:pPr>
        <w:pStyle w:val="Heading1"/>
        <w:spacing w:line="276" w:lineRule="auto"/>
        <w:rPr>
          <w:lang w:val="en-US"/>
        </w:rPr>
      </w:pPr>
      <w:bookmarkStart w:id="30" w:name="_Toc11659433"/>
      <w:r w:rsidRPr="005C5E12">
        <w:rPr>
          <w:lang w:val="en-US"/>
        </w:rPr>
        <w:lastRenderedPageBreak/>
        <w:t>Methodology</w:t>
      </w:r>
      <w:bookmarkEnd w:id="30"/>
    </w:p>
    <w:p w14:paraId="58387C62" w14:textId="0A08B01F" w:rsidR="005C5E12" w:rsidRPr="005C5E12" w:rsidRDefault="005C5E12" w:rsidP="00CF6CDE">
      <w:pPr>
        <w:spacing w:line="276" w:lineRule="auto"/>
        <w:jc w:val="both"/>
        <w:rPr>
          <w:lang w:val="en-US"/>
        </w:rPr>
      </w:pPr>
    </w:p>
    <w:p w14:paraId="0A594AB0" w14:textId="1AC53BE3" w:rsidR="005C5E12" w:rsidRDefault="005C5E12" w:rsidP="00CF6CDE">
      <w:pPr>
        <w:spacing w:line="276" w:lineRule="auto"/>
        <w:jc w:val="both"/>
        <w:rPr>
          <w:lang w:val="en-US"/>
        </w:rPr>
      </w:pPr>
    </w:p>
    <w:p w14:paraId="1B9734CE" w14:textId="7C119C3B" w:rsidR="008406EE" w:rsidRDefault="008406EE" w:rsidP="00CF6CDE">
      <w:pPr>
        <w:spacing w:line="276" w:lineRule="auto"/>
        <w:jc w:val="both"/>
        <w:rPr>
          <w:lang w:val="en-US"/>
        </w:rPr>
      </w:pPr>
      <w:r>
        <w:rPr>
          <w:lang w:val="en-US"/>
        </w:rPr>
        <w:t>Data Collection</w:t>
      </w:r>
    </w:p>
    <w:p w14:paraId="4AA3855C" w14:textId="7E3FF30F" w:rsidR="008406EE" w:rsidRDefault="008406EE" w:rsidP="00CF6CDE">
      <w:pPr>
        <w:spacing w:line="276" w:lineRule="auto"/>
        <w:jc w:val="both"/>
        <w:rPr>
          <w:lang w:val="en-US"/>
        </w:rPr>
      </w:pPr>
    </w:p>
    <w:p w14:paraId="765C8214" w14:textId="64AE90B9" w:rsidR="008406EE" w:rsidRDefault="008406EE" w:rsidP="00CF6CDE">
      <w:pPr>
        <w:spacing w:line="276" w:lineRule="auto"/>
        <w:jc w:val="both"/>
        <w:rPr>
          <w:lang w:val="en-US"/>
        </w:rPr>
      </w:pPr>
      <w:r>
        <w:rPr>
          <w:lang w:val="en-US"/>
        </w:rPr>
        <w:t>Data cleaning</w:t>
      </w:r>
    </w:p>
    <w:p w14:paraId="17F30418" w14:textId="60F0BBFF" w:rsidR="00662162" w:rsidRDefault="00662162" w:rsidP="00CF6CDE">
      <w:pPr>
        <w:spacing w:line="276" w:lineRule="auto"/>
        <w:jc w:val="both"/>
        <w:rPr>
          <w:lang w:val="en-US"/>
        </w:rPr>
      </w:pPr>
    </w:p>
    <w:p w14:paraId="0E691715" w14:textId="2DF3C2E0" w:rsidR="00662162" w:rsidRDefault="00662162" w:rsidP="00CF6CDE">
      <w:pPr>
        <w:spacing w:line="276" w:lineRule="auto"/>
        <w:jc w:val="both"/>
        <w:rPr>
          <w:lang w:val="en-US"/>
        </w:rPr>
      </w:pPr>
      <w:r>
        <w:rPr>
          <w:lang w:val="en-US"/>
        </w:rPr>
        <w:t>Sampling</w:t>
      </w:r>
    </w:p>
    <w:p w14:paraId="125FBC46" w14:textId="7DC696E7" w:rsidR="008406EE" w:rsidRDefault="008406EE" w:rsidP="00CF6CDE">
      <w:pPr>
        <w:spacing w:line="276" w:lineRule="auto"/>
        <w:jc w:val="both"/>
        <w:rPr>
          <w:lang w:val="en-US"/>
        </w:rPr>
      </w:pPr>
    </w:p>
    <w:p w14:paraId="289821E9" w14:textId="6DD31075" w:rsidR="00401CA3" w:rsidRDefault="008406EE" w:rsidP="00CF6CDE">
      <w:pPr>
        <w:spacing w:line="276" w:lineRule="auto"/>
        <w:jc w:val="both"/>
        <w:rPr>
          <w:lang w:val="en-US"/>
        </w:rPr>
      </w:pPr>
      <w:r>
        <w:rPr>
          <w:lang w:val="en-US"/>
        </w:rPr>
        <w:t>Exploratory analysis</w:t>
      </w:r>
    </w:p>
    <w:p w14:paraId="35A5CE72" w14:textId="59DE42D4" w:rsidR="008406EE" w:rsidRDefault="00112224" w:rsidP="00CF6CDE">
      <w:pPr>
        <w:spacing w:line="276" w:lineRule="auto"/>
        <w:jc w:val="both"/>
        <w:rPr>
          <w:lang w:val="en-US"/>
        </w:rPr>
      </w:pPr>
      <w:proofErr w:type="spellStart"/>
      <w:r>
        <w:rPr>
          <w:lang w:val="en-US"/>
        </w:rPr>
        <w:t>Wordcloud</w:t>
      </w:r>
      <w:proofErr w:type="spellEnd"/>
    </w:p>
    <w:p w14:paraId="37E18C08" w14:textId="118DB5E7" w:rsidR="00112224" w:rsidRDefault="00112224" w:rsidP="00CF6CDE">
      <w:pPr>
        <w:spacing w:line="276" w:lineRule="auto"/>
        <w:jc w:val="both"/>
        <w:rPr>
          <w:lang w:val="en-US"/>
        </w:rPr>
      </w:pPr>
      <w:r>
        <w:rPr>
          <w:lang w:val="en-US"/>
        </w:rPr>
        <w:t>Bigrams and trigrams</w:t>
      </w:r>
    </w:p>
    <w:p w14:paraId="048821FC" w14:textId="04CCCF48" w:rsidR="00112224" w:rsidRDefault="00112224" w:rsidP="00CF6CDE">
      <w:pPr>
        <w:spacing w:line="276" w:lineRule="auto"/>
        <w:jc w:val="both"/>
        <w:rPr>
          <w:lang w:val="en-US"/>
        </w:rPr>
      </w:pPr>
      <w:r>
        <w:rPr>
          <w:lang w:val="en-US"/>
        </w:rPr>
        <w:t>Sentiment analysis</w:t>
      </w:r>
    </w:p>
    <w:p w14:paraId="10B27C3D" w14:textId="2A54E7D5" w:rsidR="008406EE" w:rsidRDefault="008406EE" w:rsidP="00CF6CDE">
      <w:pPr>
        <w:spacing w:line="276" w:lineRule="auto"/>
        <w:jc w:val="both"/>
        <w:rPr>
          <w:lang w:val="en-US"/>
        </w:rPr>
      </w:pPr>
    </w:p>
    <w:p w14:paraId="164EAEA6" w14:textId="552B3DF5" w:rsidR="008406EE" w:rsidRDefault="008406EE" w:rsidP="00CF6CDE">
      <w:pPr>
        <w:spacing w:line="276" w:lineRule="auto"/>
        <w:jc w:val="both"/>
        <w:rPr>
          <w:lang w:val="en-US"/>
        </w:rPr>
      </w:pPr>
      <w:r>
        <w:rPr>
          <w:lang w:val="en-US"/>
        </w:rPr>
        <w:t>Labeled word and clustering</w:t>
      </w:r>
    </w:p>
    <w:p w14:paraId="58DA5429" w14:textId="4ADB9BE9" w:rsidR="00112224" w:rsidRDefault="00112224" w:rsidP="00CF6CDE">
      <w:pPr>
        <w:spacing w:line="276" w:lineRule="auto"/>
        <w:jc w:val="both"/>
        <w:rPr>
          <w:lang w:val="en-US"/>
        </w:rPr>
      </w:pPr>
    </w:p>
    <w:p w14:paraId="65F90C83" w14:textId="39DCE111" w:rsidR="00112224" w:rsidRDefault="00112224" w:rsidP="00CF6CDE">
      <w:pPr>
        <w:spacing w:line="276" w:lineRule="auto"/>
        <w:jc w:val="both"/>
        <w:rPr>
          <w:lang w:val="en-US"/>
        </w:rPr>
      </w:pPr>
      <w:r>
        <w:rPr>
          <w:lang w:val="en-US"/>
        </w:rPr>
        <w:t>Emoji?</w:t>
      </w:r>
    </w:p>
    <w:p w14:paraId="0AF392DF" w14:textId="77777777" w:rsidR="008406EE" w:rsidRPr="005C5E12" w:rsidRDefault="008406EE" w:rsidP="00CF6CDE">
      <w:pPr>
        <w:spacing w:line="276" w:lineRule="auto"/>
        <w:jc w:val="both"/>
        <w:rPr>
          <w:lang w:val="en-US"/>
        </w:rPr>
      </w:pPr>
    </w:p>
    <w:p w14:paraId="098D0A75" w14:textId="44A9B9D2" w:rsidR="00527659" w:rsidRDefault="005C5E12" w:rsidP="00CF6CDE">
      <w:pPr>
        <w:spacing w:line="276" w:lineRule="auto"/>
        <w:rPr>
          <w:lang w:val="en-US"/>
        </w:rPr>
      </w:pPr>
      <w:r>
        <w:rPr>
          <w:lang w:val="en-US"/>
        </w:rPr>
        <w:br w:type="page"/>
      </w:r>
    </w:p>
    <w:p w14:paraId="3E4A7CCA" w14:textId="5A09CF1A" w:rsidR="0037410E" w:rsidRDefault="0037410E" w:rsidP="00CF6CDE">
      <w:pPr>
        <w:pStyle w:val="Heading1"/>
        <w:spacing w:line="276" w:lineRule="auto"/>
        <w:rPr>
          <w:lang w:val="en-US"/>
        </w:rPr>
      </w:pPr>
      <w:bookmarkStart w:id="31" w:name="_Toc11659434"/>
      <w:r>
        <w:rPr>
          <w:lang w:val="en-US"/>
        </w:rPr>
        <w:lastRenderedPageBreak/>
        <w:t>The Volkswagen Case</w:t>
      </w:r>
      <w:bookmarkEnd w:id="31"/>
    </w:p>
    <w:p w14:paraId="59079A47" w14:textId="455AEEFD" w:rsidR="0037410E" w:rsidRDefault="0037410E" w:rsidP="00CF6CDE">
      <w:pPr>
        <w:spacing w:line="276" w:lineRule="auto"/>
        <w:rPr>
          <w:lang w:val="en-US"/>
        </w:rPr>
      </w:pPr>
    </w:p>
    <w:p w14:paraId="4B4A361B" w14:textId="1505D2E6" w:rsidR="0037410E" w:rsidRDefault="002D002E" w:rsidP="00CF6CDE">
      <w:pPr>
        <w:spacing w:line="276" w:lineRule="auto"/>
        <w:jc w:val="both"/>
        <w:rPr>
          <w:lang w:val="en-US"/>
        </w:rPr>
      </w:pPr>
      <w:r>
        <w:rPr>
          <w:lang w:val="en-US"/>
        </w:rPr>
        <w:t>The case of Volkswagen</w:t>
      </w:r>
      <w:r w:rsidR="00912B2B">
        <w:rPr>
          <w:lang w:val="en-US"/>
        </w:rPr>
        <w:t>, referred as the Diesel Gate,</w:t>
      </w:r>
      <w:r>
        <w:rPr>
          <w:lang w:val="en-US"/>
        </w:rPr>
        <w:t xml:space="preserve"> that began in September 2015 refers to a series of events that follows the investigation and the issue of a notice of Violation of the Clean Air Act by the United States Environmental Protection Agency (EPA) to the Volkswagen Group</w:t>
      </w:r>
      <w:r w:rsidR="00912B2B">
        <w:rPr>
          <w:lang w:val="en-US"/>
        </w:rPr>
        <w:t xml:space="preserve"> on September 18</w:t>
      </w:r>
      <w:r w:rsidR="00912B2B" w:rsidRPr="00912B2B">
        <w:rPr>
          <w:vertAlign w:val="superscript"/>
          <w:lang w:val="en-US"/>
        </w:rPr>
        <w:t>th</w:t>
      </w:r>
      <w:r>
        <w:rPr>
          <w:lang w:val="en-US"/>
        </w:rPr>
        <w:t xml:space="preserve">. </w:t>
      </w:r>
    </w:p>
    <w:p w14:paraId="56E565A9" w14:textId="3979DD09" w:rsidR="002D002E" w:rsidRDefault="002D002E" w:rsidP="00CF6CDE">
      <w:pPr>
        <w:spacing w:line="276" w:lineRule="auto"/>
        <w:jc w:val="both"/>
        <w:rPr>
          <w:lang w:val="en-US"/>
        </w:rPr>
      </w:pPr>
    </w:p>
    <w:p w14:paraId="1321778A" w14:textId="55754A70" w:rsidR="002D002E" w:rsidRDefault="00CF6CDE" w:rsidP="00CF6CDE">
      <w:pPr>
        <w:spacing w:line="276" w:lineRule="auto"/>
        <w:jc w:val="both"/>
        <w:rPr>
          <w:lang w:val="en-US"/>
        </w:rPr>
      </w:pPr>
      <w:r>
        <w:rPr>
          <w:lang w:val="en-US"/>
        </w:rPr>
        <w:t>Car makers across Europe and the United States had for decades tried to reduce emissions of their engines. This has been done as much for commercial arguments as for compliance with state regulations. Volkswagen had claimed since 2009 that its vehicles met and even outperformed the criteria for the US and Californian regulation. Actually, Die Spiegel reported that at least 30 executives at Volkswagen Group knew that the engines failed the test to comply for fuel economy and NO</w:t>
      </w:r>
      <w:r w:rsidRPr="00CF6CDE">
        <w:rPr>
          <w:lang w:val="en-US"/>
        </w:rPr>
        <w:t>X</w:t>
      </w:r>
      <w:r>
        <w:rPr>
          <w:lang w:val="en-US"/>
        </w:rPr>
        <w:t xml:space="preserve"> emissions</w:t>
      </w:r>
      <w:r w:rsidR="00912B2B">
        <w:rPr>
          <w:rStyle w:val="FootnoteReference"/>
          <w:lang w:val="en-US"/>
        </w:rPr>
        <w:footnoteReference w:id="2"/>
      </w:r>
      <w:r>
        <w:rPr>
          <w:lang w:val="en-US"/>
        </w:rPr>
        <w:t>. The investigation of the EPA led the American authorities to realize that Volkswagen engineers designed a software that were “</w:t>
      </w:r>
      <w:r w:rsidRPr="00CF6CDE">
        <w:rPr>
          <w:lang w:val="en-US"/>
        </w:rPr>
        <w:t>to recognize whether a vehicle was undergoing standard U.S. emissions testing on a dynamometer or being driven on the road under normal driving conditions (the defeat device), in order to cheat the emissions tests</w:t>
      </w:r>
      <w:r>
        <w:rPr>
          <w:lang w:val="en-US"/>
        </w:rPr>
        <w:t>“</w:t>
      </w:r>
      <w:r>
        <w:rPr>
          <w:rStyle w:val="FootnoteReference"/>
          <w:lang w:val="en-US"/>
        </w:rPr>
        <w:footnoteReference w:id="3"/>
      </w:r>
      <w:r>
        <w:rPr>
          <w:lang w:val="en-US"/>
        </w:rPr>
        <w:t xml:space="preserve">. </w:t>
      </w:r>
    </w:p>
    <w:p w14:paraId="0FB5892D" w14:textId="425C38B2" w:rsidR="00A03C77" w:rsidRDefault="00A03C77" w:rsidP="00CF6CDE">
      <w:pPr>
        <w:spacing w:line="276" w:lineRule="auto"/>
        <w:jc w:val="both"/>
        <w:rPr>
          <w:lang w:val="en-US"/>
        </w:rPr>
      </w:pPr>
    </w:p>
    <w:p w14:paraId="1ED87F6A" w14:textId="4D298095" w:rsidR="00A03C77" w:rsidRPr="00A03C77" w:rsidRDefault="00A03C77" w:rsidP="00A03C77">
      <w:pPr>
        <w:spacing w:line="276" w:lineRule="auto"/>
        <w:jc w:val="both"/>
        <w:rPr>
          <w:lang w:val="en-US"/>
        </w:rPr>
      </w:pPr>
      <w:r>
        <w:rPr>
          <w:lang w:val="en-US"/>
        </w:rPr>
        <w:t>In the wake of the announcement and the stock market crash, Martin Winterkorn</w:t>
      </w:r>
      <w:r w:rsidR="00F87B80">
        <w:rPr>
          <w:lang w:val="en-US"/>
        </w:rPr>
        <w:t>, CEO of the Group since 2007,</w:t>
      </w:r>
      <w:r>
        <w:rPr>
          <w:lang w:val="en-US"/>
        </w:rPr>
        <w:t xml:space="preserve"> publishes a video on the Volkswagen Group YouTube channel in which he apologizes for “</w:t>
      </w:r>
      <w:r w:rsidRPr="00A03C77">
        <w:rPr>
          <w:lang w:val="en-US"/>
        </w:rPr>
        <w:t>the terrible mistakes of a few people</w:t>
      </w:r>
      <w:r>
        <w:rPr>
          <w:lang w:val="en-US"/>
        </w:rPr>
        <w:t>”</w:t>
      </w:r>
      <w:r w:rsidRPr="00F87B80">
        <w:rPr>
          <w:rStyle w:val="FootnoteReference"/>
          <w:lang w:val="en-US"/>
        </w:rPr>
        <w:footnoteReference w:id="4"/>
      </w:r>
      <w:r w:rsidR="00F87B80">
        <w:rPr>
          <w:lang w:val="en-US"/>
        </w:rPr>
        <w:t xml:space="preserve"> and take full responsibility. Even if he tries to stay in position at first, he finally resigns as CEO on September 23</w:t>
      </w:r>
      <w:r w:rsidR="00F87B80" w:rsidRPr="00F87B80">
        <w:rPr>
          <w:vertAlign w:val="superscript"/>
          <w:lang w:val="en-US"/>
        </w:rPr>
        <w:t>rd</w:t>
      </w:r>
      <w:r w:rsidR="00F87B80">
        <w:rPr>
          <w:lang w:val="en-US"/>
        </w:rPr>
        <w:t>.</w:t>
      </w:r>
    </w:p>
    <w:p w14:paraId="7BC461F0" w14:textId="37EE2DB9" w:rsidR="00912B2B" w:rsidRDefault="00912B2B" w:rsidP="00CF6CDE">
      <w:pPr>
        <w:spacing w:line="276" w:lineRule="auto"/>
        <w:jc w:val="both"/>
        <w:rPr>
          <w:lang w:val="en-US"/>
        </w:rPr>
      </w:pPr>
    </w:p>
    <w:p w14:paraId="4B09F266" w14:textId="1ABCEC69" w:rsidR="00912B2B" w:rsidRDefault="00912B2B" w:rsidP="00CF6CDE">
      <w:pPr>
        <w:spacing w:line="276" w:lineRule="auto"/>
        <w:jc w:val="both"/>
        <w:rPr>
          <w:lang w:val="en-US"/>
        </w:rPr>
      </w:pPr>
      <w:r>
        <w:rPr>
          <w:lang w:val="en-US"/>
        </w:rPr>
        <w:t xml:space="preserve">Following the announcement of the EPA, more than 10 governments authorities have followed the lead of the EPA and opened cases to look into Volkswagen Group actions on their own soil. </w:t>
      </w:r>
      <w:r w:rsidR="00A03C77">
        <w:rPr>
          <w:lang w:val="en-US"/>
        </w:rPr>
        <w:t>Volkswagen Group</w:t>
      </w:r>
      <w:r>
        <w:rPr>
          <w:lang w:val="en-US"/>
        </w:rPr>
        <w:t xml:space="preserve"> reacted by announcing that </w:t>
      </w:r>
      <w:r w:rsidR="00A03C77">
        <w:rPr>
          <w:lang w:val="en-US"/>
        </w:rPr>
        <w:t>worldwide it was no less than 11 million, which was more cars that the group produce in a year, of its diesel cars that were equipped with this cheating software</w:t>
      </w:r>
      <w:r w:rsidR="00A03C77">
        <w:rPr>
          <w:rStyle w:val="FootnoteReference"/>
          <w:lang w:val="en-US"/>
        </w:rPr>
        <w:footnoteReference w:id="5"/>
      </w:r>
      <w:r w:rsidR="00A03C77">
        <w:rPr>
          <w:lang w:val="en-US"/>
        </w:rPr>
        <w:t>. On September 29</w:t>
      </w:r>
      <w:r w:rsidR="00A03C77" w:rsidRPr="00A03C77">
        <w:rPr>
          <w:vertAlign w:val="superscript"/>
          <w:lang w:val="en-US"/>
        </w:rPr>
        <w:t>th</w:t>
      </w:r>
      <w:r w:rsidR="00A03C77">
        <w:rPr>
          <w:lang w:val="en-US"/>
        </w:rPr>
        <w:t xml:space="preserve">, Volkswagen Group announced its intention of recall the vehicles to remove the cheating software. </w:t>
      </w:r>
      <w:r w:rsidR="005838DE">
        <w:rPr>
          <w:lang w:val="en-US"/>
        </w:rPr>
        <w:t>In October, Volkswagen announces due to complexity of action and recall that it will let car owners choose to hand over their vehicle for handling or not.</w:t>
      </w:r>
    </w:p>
    <w:p w14:paraId="5CC6257A" w14:textId="38988F0A" w:rsidR="005838DE" w:rsidRDefault="005838DE" w:rsidP="00CF6CDE">
      <w:pPr>
        <w:spacing w:line="276" w:lineRule="auto"/>
        <w:jc w:val="both"/>
        <w:rPr>
          <w:lang w:val="en-US"/>
        </w:rPr>
      </w:pPr>
    </w:p>
    <w:p w14:paraId="4FB444AE" w14:textId="1C19B89D" w:rsidR="005838DE" w:rsidRDefault="005838DE" w:rsidP="00CF6CDE">
      <w:pPr>
        <w:spacing w:line="276" w:lineRule="auto"/>
        <w:jc w:val="both"/>
        <w:rPr>
          <w:lang w:val="en-US"/>
        </w:rPr>
      </w:pPr>
      <w:r>
        <w:rPr>
          <w:lang w:val="en-US"/>
        </w:rPr>
        <w:t>On November 9</w:t>
      </w:r>
      <w:r w:rsidRPr="005838DE">
        <w:rPr>
          <w:vertAlign w:val="superscript"/>
          <w:lang w:val="en-US"/>
        </w:rPr>
        <w:t>th</w:t>
      </w:r>
      <w:r>
        <w:rPr>
          <w:lang w:val="en-US"/>
        </w:rPr>
        <w:t xml:space="preserve">, the Group announced that the owners of 482,000 diesel Volkswagen in the US were to receive $1,000 worth of gift cards and vouchers. Moreover, the owners could claim </w:t>
      </w:r>
      <w:r>
        <w:rPr>
          <w:lang w:val="en-US"/>
        </w:rPr>
        <w:lastRenderedPageBreak/>
        <w:t>these gifts without giving up their right to sue Volkswagen</w:t>
      </w:r>
      <w:r>
        <w:rPr>
          <w:rStyle w:val="FootnoteReference"/>
          <w:lang w:val="en-US"/>
        </w:rPr>
        <w:footnoteReference w:id="6"/>
      </w:r>
      <w:r>
        <w:rPr>
          <w:lang w:val="en-US"/>
        </w:rPr>
        <w:t xml:space="preserve">. It was the first step for Volkswagen Group to try to win back the trust of its consumers. </w:t>
      </w:r>
    </w:p>
    <w:p w14:paraId="33B3F04C" w14:textId="191661C3" w:rsidR="005838DE" w:rsidRDefault="005838DE" w:rsidP="00CF6CDE">
      <w:pPr>
        <w:spacing w:line="276" w:lineRule="auto"/>
        <w:jc w:val="both"/>
        <w:rPr>
          <w:lang w:val="en-US"/>
        </w:rPr>
      </w:pPr>
    </w:p>
    <w:p w14:paraId="5E812C14" w14:textId="5680E525" w:rsidR="005838DE" w:rsidRDefault="00DD320E" w:rsidP="00CF6CDE">
      <w:pPr>
        <w:spacing w:line="276" w:lineRule="auto"/>
        <w:jc w:val="both"/>
        <w:rPr>
          <w:lang w:val="en-US"/>
        </w:rPr>
      </w:pPr>
      <w:r>
        <w:rPr>
          <w:lang w:val="en-US"/>
        </w:rPr>
        <w:t>On June 28</w:t>
      </w:r>
      <w:r w:rsidRPr="00DD320E">
        <w:rPr>
          <w:vertAlign w:val="superscript"/>
          <w:lang w:val="en-US"/>
        </w:rPr>
        <w:t>th</w:t>
      </w:r>
      <w:r>
        <w:rPr>
          <w:lang w:val="en-US"/>
        </w:rPr>
        <w:t>, 2016, almost a year after the initial publicly acknowledge complaint, Volkswagen Group agreed to pay the $14.7 billion settlement, making it the largest auto settlement in the US. This represents $10 billion dedicated to pay back consumers, up to $10,000 per person, $2.7 billion to clear once and for all cheated emissions consequences and finally $2 billion that will go to a fund to promote clean air cars</w:t>
      </w:r>
      <w:r>
        <w:rPr>
          <w:rStyle w:val="FootnoteReference"/>
          <w:lang w:val="en-US"/>
        </w:rPr>
        <w:footnoteReference w:id="7"/>
      </w:r>
      <w:r>
        <w:rPr>
          <w:lang w:val="en-US"/>
        </w:rPr>
        <w:t>. As for Europe, the emissions of NO</w:t>
      </w:r>
      <w:r w:rsidRPr="00DD320E">
        <w:rPr>
          <w:vertAlign w:val="subscript"/>
          <w:lang w:val="en-US"/>
        </w:rPr>
        <w:t>X</w:t>
      </w:r>
      <w:r>
        <w:rPr>
          <w:lang w:val="en-US"/>
        </w:rPr>
        <w:t xml:space="preserve"> are now bound by contract and thus the false measures of these emissions are not enough for the Group to be condemned. </w:t>
      </w:r>
    </w:p>
    <w:p w14:paraId="306E8D48" w14:textId="1C2ED189" w:rsidR="005838DE" w:rsidRDefault="005838DE" w:rsidP="00CF6CDE">
      <w:pPr>
        <w:spacing w:line="276" w:lineRule="auto"/>
        <w:jc w:val="both"/>
        <w:rPr>
          <w:lang w:val="en-US"/>
        </w:rPr>
      </w:pPr>
    </w:p>
    <w:p w14:paraId="4B292818" w14:textId="143BA644" w:rsidR="005838DE" w:rsidRDefault="002A143B" w:rsidP="00CF6CDE">
      <w:pPr>
        <w:spacing w:line="276" w:lineRule="auto"/>
        <w:jc w:val="both"/>
        <w:rPr>
          <w:lang w:val="en-US"/>
        </w:rPr>
      </w:pPr>
      <w:r>
        <w:rPr>
          <w:lang w:val="en-US"/>
        </w:rPr>
        <w:t xml:space="preserve">In the aftermath of this scandal, Volkswagen took a little more than </w:t>
      </w:r>
      <w:r w:rsidR="00396586">
        <w:rPr>
          <w:lang w:val="en-US"/>
        </w:rPr>
        <w:t>two</w:t>
      </w:r>
      <w:r>
        <w:rPr>
          <w:lang w:val="en-US"/>
        </w:rPr>
        <w:t xml:space="preserve"> year</w:t>
      </w:r>
      <w:r w:rsidR="00396586">
        <w:rPr>
          <w:lang w:val="en-US"/>
        </w:rPr>
        <w:t>s</w:t>
      </w:r>
      <w:r>
        <w:rPr>
          <w:lang w:val="en-US"/>
        </w:rPr>
        <w:t xml:space="preserve"> to recover in terms of sale</w:t>
      </w:r>
      <w:r w:rsidR="00396586">
        <w:rPr>
          <w:lang w:val="en-US"/>
        </w:rPr>
        <w:t xml:space="preserve">. Volkswagen has announced that the sales of 2017 reached €11.4 billion which is the double of the €5.1 billion earned in 2016. The last time the car maker </w:t>
      </w:r>
      <w:proofErr w:type="gramStart"/>
      <w:r w:rsidR="00396586">
        <w:rPr>
          <w:lang w:val="en-US"/>
        </w:rPr>
        <w:t>achieve</w:t>
      </w:r>
      <w:proofErr w:type="gramEnd"/>
      <w:r w:rsidR="00396586">
        <w:rPr>
          <w:lang w:val="en-US"/>
        </w:rPr>
        <w:t xml:space="preserve"> a revenue around 11 billion was in 2014, the year before the scandal</w:t>
      </w:r>
      <w:r w:rsidR="00396586">
        <w:rPr>
          <w:rStyle w:val="FootnoteReference"/>
          <w:lang w:val="en-US"/>
        </w:rPr>
        <w:footnoteReference w:id="8"/>
      </w:r>
      <w:r w:rsidR="00396586">
        <w:rPr>
          <w:lang w:val="en-US"/>
        </w:rPr>
        <w:t>.</w:t>
      </w:r>
      <w:r w:rsidR="00A6169D">
        <w:rPr>
          <w:lang w:val="en-US"/>
        </w:rPr>
        <w:t xml:space="preserve"> </w:t>
      </w:r>
      <w:r w:rsidR="008721C7">
        <w:rPr>
          <w:lang w:val="en-US"/>
        </w:rPr>
        <w:t>However,</w:t>
      </w:r>
      <w:r w:rsidR="00A6169D">
        <w:rPr>
          <w:lang w:val="en-US"/>
        </w:rPr>
        <w:t xml:space="preserve"> the stock price never got</w:t>
      </w:r>
      <w:r w:rsidR="008721C7">
        <w:rPr>
          <w:lang w:val="en-US"/>
        </w:rPr>
        <w:t xml:space="preserve"> fully</w:t>
      </w:r>
      <w:bookmarkStart w:id="32" w:name="_GoBack"/>
      <w:bookmarkEnd w:id="32"/>
      <w:r w:rsidR="00A6169D">
        <w:rPr>
          <w:lang w:val="en-US"/>
        </w:rPr>
        <w:t xml:space="preserve"> back to the €159.91 of September 4</w:t>
      </w:r>
      <w:r w:rsidR="00A6169D" w:rsidRPr="00A6169D">
        <w:rPr>
          <w:vertAlign w:val="superscript"/>
          <w:lang w:val="en-US"/>
        </w:rPr>
        <w:t>th</w:t>
      </w:r>
      <w:r w:rsidR="00A6169D">
        <w:rPr>
          <w:lang w:val="en-US"/>
        </w:rPr>
        <w:t>, 2015 and it is now between $130 and $140 since a year</w:t>
      </w:r>
      <w:r w:rsidR="00A6169D">
        <w:rPr>
          <w:rStyle w:val="FootnoteReference"/>
          <w:lang w:val="en-US"/>
        </w:rPr>
        <w:footnoteReference w:id="9"/>
      </w:r>
      <w:r w:rsidR="00A6169D">
        <w:rPr>
          <w:lang w:val="en-US"/>
        </w:rPr>
        <w:t>.</w:t>
      </w:r>
    </w:p>
    <w:p w14:paraId="527A257B" w14:textId="32FCBC12" w:rsidR="00396586" w:rsidRDefault="00396586" w:rsidP="00CF6CDE">
      <w:pPr>
        <w:spacing w:line="276" w:lineRule="auto"/>
        <w:jc w:val="both"/>
        <w:rPr>
          <w:lang w:val="en-US"/>
        </w:rPr>
      </w:pPr>
    </w:p>
    <w:p w14:paraId="24C7D6F5" w14:textId="77777777" w:rsidR="00396586" w:rsidRDefault="00396586" w:rsidP="00CF6CDE">
      <w:pPr>
        <w:spacing w:line="276" w:lineRule="auto"/>
        <w:jc w:val="both"/>
        <w:rPr>
          <w:lang w:val="en-US"/>
        </w:rPr>
      </w:pPr>
    </w:p>
    <w:p w14:paraId="3AF871D7" w14:textId="13F20541" w:rsidR="0037410E" w:rsidRDefault="0037410E" w:rsidP="00CF6CDE">
      <w:pPr>
        <w:spacing w:line="276" w:lineRule="auto"/>
        <w:rPr>
          <w:lang w:val="en-US"/>
        </w:rPr>
      </w:pPr>
      <w:r>
        <w:rPr>
          <w:lang w:val="en-US"/>
        </w:rPr>
        <w:br w:type="page"/>
      </w:r>
    </w:p>
    <w:p w14:paraId="05965450" w14:textId="080C92A6" w:rsidR="00527659" w:rsidRDefault="00527659" w:rsidP="00CF6CDE">
      <w:pPr>
        <w:pStyle w:val="Heading1"/>
        <w:spacing w:line="276" w:lineRule="auto"/>
        <w:rPr>
          <w:lang w:val="en-US"/>
        </w:rPr>
      </w:pPr>
      <w:bookmarkStart w:id="33" w:name="_Toc11659435"/>
      <w:r>
        <w:rPr>
          <w:lang w:val="en-US"/>
        </w:rPr>
        <w:lastRenderedPageBreak/>
        <w:t>Data Preparation</w:t>
      </w:r>
      <w:bookmarkEnd w:id="33"/>
    </w:p>
    <w:p w14:paraId="2617D3E4" w14:textId="5DADC68D" w:rsidR="00527659" w:rsidRDefault="00527659" w:rsidP="00CF6CDE">
      <w:pPr>
        <w:spacing w:line="276" w:lineRule="auto"/>
        <w:jc w:val="both"/>
        <w:rPr>
          <w:lang w:val="en-US"/>
        </w:rPr>
      </w:pPr>
    </w:p>
    <w:p w14:paraId="6EA702FC" w14:textId="26D08E24" w:rsidR="00527659" w:rsidRDefault="00527659" w:rsidP="00CF6CDE">
      <w:pPr>
        <w:pStyle w:val="Heading2"/>
        <w:spacing w:line="276" w:lineRule="auto"/>
        <w:rPr>
          <w:lang w:val="en-US"/>
        </w:rPr>
      </w:pPr>
      <w:bookmarkStart w:id="34" w:name="_Toc11659436"/>
      <w:r>
        <w:rPr>
          <w:lang w:val="en-US"/>
        </w:rPr>
        <w:t>Data Collection</w:t>
      </w:r>
      <w:bookmarkEnd w:id="34"/>
    </w:p>
    <w:p w14:paraId="2F0D789B" w14:textId="77777777" w:rsidR="00527659" w:rsidRDefault="00527659" w:rsidP="00CF6CDE">
      <w:pPr>
        <w:spacing w:line="276" w:lineRule="auto"/>
        <w:jc w:val="both"/>
        <w:rPr>
          <w:lang w:val="en-US"/>
        </w:rPr>
      </w:pPr>
    </w:p>
    <w:p w14:paraId="392E2740" w14:textId="76A23B5A" w:rsidR="00527659" w:rsidRDefault="00527659" w:rsidP="00CF6CDE">
      <w:pPr>
        <w:spacing w:line="276" w:lineRule="auto"/>
        <w:jc w:val="both"/>
        <w:rPr>
          <w:lang w:val="en-US"/>
        </w:rPr>
      </w:pPr>
      <w:commentRangeStart w:id="35"/>
      <w:r>
        <w:rPr>
          <w:lang w:val="en-US"/>
        </w:rPr>
        <w:t xml:space="preserve">Of all methods evoked in the Introduction to gather data, we decided here to go for a simpler method. To collect </w:t>
      </w:r>
      <w:r w:rsidR="009F2563">
        <w:rPr>
          <w:lang w:val="en-US"/>
        </w:rPr>
        <w:t>tweets from around the time Volkswagen announced that the used cheating software for their emissions tests, we used a classic web scraping package.</w:t>
      </w:r>
      <w:commentRangeEnd w:id="35"/>
      <w:r w:rsidR="003D6795">
        <w:rPr>
          <w:rStyle w:val="CommentReference"/>
        </w:rPr>
        <w:commentReference w:id="35"/>
      </w:r>
    </w:p>
    <w:p w14:paraId="48CBE89A" w14:textId="51A72DFE" w:rsidR="00B909CF" w:rsidRDefault="00B909CF" w:rsidP="00CF6CDE">
      <w:pPr>
        <w:spacing w:line="276" w:lineRule="auto"/>
        <w:jc w:val="both"/>
        <w:rPr>
          <w:lang w:val="en-US"/>
        </w:rPr>
      </w:pPr>
    </w:p>
    <w:p w14:paraId="159C3F25" w14:textId="78D379D2" w:rsidR="00B909CF" w:rsidRDefault="00B909CF" w:rsidP="00CF6CDE">
      <w:pPr>
        <w:spacing w:line="276" w:lineRule="auto"/>
        <w:jc w:val="both"/>
        <w:rPr>
          <w:lang w:val="en-US"/>
        </w:rPr>
      </w:pPr>
      <w:r>
        <w:rPr>
          <w:lang w:val="en-US"/>
        </w:rPr>
        <w:t>Web scraping allows to gather the content of a web page via a programming language, here Python, and retrieve from the web page every content that is displayed. The trick to build a good web scraper is to handle queries, exceptions and to respect the limitations asked from the website. To avoid building reliable web scrapers, we will use an open source package.</w:t>
      </w:r>
    </w:p>
    <w:p w14:paraId="5AE896BD" w14:textId="27EBBD3C" w:rsidR="009F2563" w:rsidRDefault="009F2563" w:rsidP="00CF6CDE">
      <w:pPr>
        <w:spacing w:line="276" w:lineRule="auto"/>
        <w:jc w:val="both"/>
        <w:rPr>
          <w:lang w:val="en-US"/>
        </w:rPr>
      </w:pPr>
    </w:p>
    <w:p w14:paraId="19C761D8" w14:textId="49677D9F" w:rsidR="009F2563" w:rsidRDefault="009F2563" w:rsidP="00CF6CDE">
      <w:pPr>
        <w:spacing w:line="276" w:lineRule="auto"/>
        <w:jc w:val="both"/>
        <w:rPr>
          <w:lang w:val="en-US"/>
        </w:rPr>
      </w:pPr>
      <w:r>
        <w:rPr>
          <w:lang w:val="en-US"/>
        </w:rPr>
        <w:t>We used the twitterscraper</w:t>
      </w:r>
      <w:r>
        <w:rPr>
          <w:rStyle w:val="FootnoteReference"/>
          <w:lang w:val="en-US"/>
        </w:rPr>
        <w:footnoteReference w:id="10"/>
      </w:r>
      <w:r>
        <w:rPr>
          <w:lang w:val="en-US"/>
        </w:rPr>
        <w:t xml:space="preserve"> Python package. It has been chosen because it is reliable and often updated and because it allows to go around Twitter Search API limitations of only 7 days historical data for the free plan.</w:t>
      </w:r>
      <w:r w:rsidR="00B909CF">
        <w:rPr>
          <w:lang w:val="en-US"/>
        </w:rPr>
        <w:t xml:space="preserve"> Since we need tweets that dates back to 2015, it was very important.</w:t>
      </w:r>
    </w:p>
    <w:p w14:paraId="57EDA5FB" w14:textId="53058266" w:rsidR="009F2563" w:rsidRDefault="009F2563" w:rsidP="00CF6CDE">
      <w:pPr>
        <w:spacing w:line="276" w:lineRule="auto"/>
        <w:jc w:val="both"/>
        <w:rPr>
          <w:lang w:val="en-US"/>
        </w:rPr>
      </w:pPr>
    </w:p>
    <w:p w14:paraId="4DFA6C89" w14:textId="61C1E34B" w:rsidR="009F2563" w:rsidRDefault="009F2563" w:rsidP="00CF6CDE">
      <w:pPr>
        <w:spacing w:line="276" w:lineRule="auto"/>
        <w:jc w:val="both"/>
        <w:rPr>
          <w:lang w:val="en-US"/>
        </w:rPr>
      </w:pPr>
      <w:r>
        <w:rPr>
          <w:lang w:val="en-US"/>
        </w:rPr>
        <w:t>This web scraping method allows us to gather the u</w:t>
      </w:r>
      <w:r w:rsidRPr="009F2563">
        <w:rPr>
          <w:lang w:val="en-US"/>
        </w:rPr>
        <w:t xml:space="preserve">sername and </w:t>
      </w:r>
      <w:r>
        <w:rPr>
          <w:lang w:val="en-US"/>
        </w:rPr>
        <w:t>the f</w:t>
      </w:r>
      <w:r w:rsidRPr="009F2563">
        <w:rPr>
          <w:lang w:val="en-US"/>
        </w:rPr>
        <w:t xml:space="preserve">ull </w:t>
      </w:r>
      <w:r>
        <w:rPr>
          <w:lang w:val="en-US"/>
        </w:rPr>
        <w:t>n</w:t>
      </w:r>
      <w:r w:rsidRPr="009F2563">
        <w:rPr>
          <w:lang w:val="en-US"/>
        </w:rPr>
        <w:t>ame</w:t>
      </w:r>
      <w:r>
        <w:rPr>
          <w:lang w:val="en-US"/>
        </w:rPr>
        <w:t xml:space="preserve"> of the person that writes a tweet,</w:t>
      </w:r>
      <w:r w:rsidRPr="009F2563">
        <w:rPr>
          <w:lang w:val="en-US"/>
        </w:rPr>
        <w:t xml:space="preserve"> </w:t>
      </w:r>
      <w:r>
        <w:rPr>
          <w:lang w:val="en-US"/>
        </w:rPr>
        <w:t>the t</w:t>
      </w:r>
      <w:r w:rsidRPr="009F2563">
        <w:rPr>
          <w:lang w:val="en-US"/>
        </w:rPr>
        <w:t>weet-id</w:t>
      </w:r>
      <w:r>
        <w:rPr>
          <w:lang w:val="en-US"/>
        </w:rPr>
        <w:t>,</w:t>
      </w:r>
      <w:r w:rsidRPr="009F2563">
        <w:rPr>
          <w:lang w:val="en-US"/>
        </w:rPr>
        <w:t xml:space="preserve"> </w:t>
      </w:r>
      <w:r>
        <w:rPr>
          <w:lang w:val="en-US"/>
        </w:rPr>
        <w:t xml:space="preserve">its </w:t>
      </w:r>
      <w:r w:rsidRPr="009F2563">
        <w:rPr>
          <w:lang w:val="en-US"/>
        </w:rPr>
        <w:t>URL</w:t>
      </w:r>
      <w:r>
        <w:rPr>
          <w:lang w:val="en-US"/>
        </w:rPr>
        <w:t xml:space="preserve">, the </w:t>
      </w:r>
      <w:r w:rsidRPr="009F2563">
        <w:rPr>
          <w:lang w:val="en-US"/>
        </w:rPr>
        <w:t>text</w:t>
      </w:r>
      <w:r>
        <w:rPr>
          <w:lang w:val="en-US"/>
        </w:rPr>
        <w:t>, the HTML, the</w:t>
      </w:r>
      <w:r w:rsidRPr="009F2563">
        <w:rPr>
          <w:lang w:val="en-US"/>
        </w:rPr>
        <w:t xml:space="preserve"> </w:t>
      </w:r>
      <w:r>
        <w:rPr>
          <w:lang w:val="en-US"/>
        </w:rPr>
        <w:t>t</w:t>
      </w:r>
      <w:r w:rsidRPr="009F2563">
        <w:rPr>
          <w:lang w:val="en-US"/>
        </w:rPr>
        <w:t>weet timestamp</w:t>
      </w:r>
      <w:r>
        <w:rPr>
          <w:lang w:val="en-US"/>
        </w:rPr>
        <w:t xml:space="preserve"> and finally the number</w:t>
      </w:r>
      <w:r w:rsidRPr="009F2563">
        <w:rPr>
          <w:lang w:val="en-US"/>
        </w:rPr>
        <w:t xml:space="preserve"> of likes</w:t>
      </w:r>
      <w:r>
        <w:rPr>
          <w:lang w:val="en-US"/>
        </w:rPr>
        <w:t xml:space="preserve">, </w:t>
      </w:r>
      <w:r w:rsidRPr="009F2563">
        <w:rPr>
          <w:lang w:val="en-US"/>
        </w:rPr>
        <w:t xml:space="preserve">of replies </w:t>
      </w:r>
      <w:r>
        <w:rPr>
          <w:lang w:val="en-US"/>
        </w:rPr>
        <w:t xml:space="preserve">and </w:t>
      </w:r>
      <w:r w:rsidRPr="009F2563">
        <w:rPr>
          <w:lang w:val="en-US"/>
        </w:rPr>
        <w:t>of retweets</w:t>
      </w:r>
      <w:r>
        <w:rPr>
          <w:lang w:val="en-US"/>
        </w:rPr>
        <w:t xml:space="preserve"> the tweet has.</w:t>
      </w:r>
    </w:p>
    <w:p w14:paraId="6639A16A" w14:textId="4BF2524C" w:rsidR="0051487F" w:rsidRDefault="0051487F" w:rsidP="00CF6CDE">
      <w:pPr>
        <w:spacing w:line="276" w:lineRule="auto"/>
        <w:jc w:val="both"/>
        <w:rPr>
          <w:lang w:val="en-US"/>
        </w:rPr>
      </w:pPr>
    </w:p>
    <w:p w14:paraId="2A4C11F1" w14:textId="754C8BF4" w:rsidR="0051487F" w:rsidRDefault="0051487F" w:rsidP="00CF6CDE">
      <w:pPr>
        <w:spacing w:line="276" w:lineRule="auto"/>
        <w:jc w:val="both"/>
        <w:rPr>
          <w:lang w:val="en-US"/>
        </w:rPr>
      </w:pPr>
      <w:r>
        <w:rPr>
          <w:lang w:val="en-US"/>
        </w:rPr>
        <w:t>To have the tweets that we want, we used the following query:</w:t>
      </w:r>
    </w:p>
    <w:p w14:paraId="14A210BF" w14:textId="286921AA" w:rsidR="0051487F" w:rsidRDefault="0051487F" w:rsidP="00CF6CDE">
      <w:pPr>
        <w:spacing w:line="276" w:lineRule="auto"/>
        <w:jc w:val="both"/>
        <w:rPr>
          <w:lang w:val="en-US"/>
        </w:rPr>
      </w:pPr>
    </w:p>
    <w:p w14:paraId="34707670" w14:textId="2D0D2F1B" w:rsidR="0051487F" w:rsidRPr="0051487F" w:rsidRDefault="0051487F" w:rsidP="00CF6CDE">
      <w:pPr>
        <w:spacing w:line="276" w:lineRule="auto"/>
        <w:jc w:val="both"/>
        <w:rPr>
          <w:rFonts w:ascii="Consolas" w:hAnsi="Consolas" w:cs="Consolas"/>
          <w:sz w:val="22"/>
          <w:szCs w:val="22"/>
          <w:lang w:val="en-US"/>
        </w:rPr>
      </w:pPr>
      <w:r w:rsidRPr="0051487F">
        <w:rPr>
          <w:rFonts w:ascii="Consolas" w:hAnsi="Consolas" w:cs="Consolas"/>
          <w:sz w:val="22"/>
          <w:szCs w:val="22"/>
          <w:highlight w:val="lightGray"/>
          <w:lang w:val="en-US"/>
        </w:rPr>
        <w:t>twitterscraper volkswagen -bd 2015-09-01 -ed 2015-10-15</w:t>
      </w:r>
    </w:p>
    <w:p w14:paraId="643D4C06" w14:textId="03433A39" w:rsidR="0051487F" w:rsidRDefault="0051487F" w:rsidP="00CF6CDE">
      <w:pPr>
        <w:spacing w:line="276" w:lineRule="auto"/>
        <w:jc w:val="both"/>
        <w:rPr>
          <w:lang w:val="en-US"/>
        </w:rPr>
      </w:pPr>
    </w:p>
    <w:p w14:paraId="451D5919" w14:textId="23E23848" w:rsidR="0051487F" w:rsidRDefault="00B61FFC" w:rsidP="00CF6CDE">
      <w:pPr>
        <w:spacing w:line="276" w:lineRule="auto"/>
        <w:jc w:val="both"/>
        <w:rPr>
          <w:lang w:val="en-US"/>
        </w:rPr>
      </w:pPr>
      <w:r>
        <w:rPr>
          <w:lang w:val="en-US"/>
        </w:rPr>
        <w:t>It means that the web scraper will gather all tweets that match three criteria. That the text of tweet contains Volkswagen, that it has a timestamp between the September 1</w:t>
      </w:r>
      <w:r w:rsidRPr="00B61FFC">
        <w:rPr>
          <w:vertAlign w:val="superscript"/>
          <w:lang w:val="en-US"/>
        </w:rPr>
        <w:t>st</w:t>
      </w:r>
      <w:r>
        <w:rPr>
          <w:lang w:val="en-US"/>
        </w:rPr>
        <w:t>,</w:t>
      </w:r>
      <w:r>
        <w:rPr>
          <w:vertAlign w:val="superscript"/>
          <w:lang w:val="en-US"/>
        </w:rPr>
        <w:t xml:space="preserve"> </w:t>
      </w:r>
      <w:r w:rsidRPr="00B61FFC">
        <w:rPr>
          <w:lang w:val="en-US"/>
        </w:rPr>
        <w:t>2015</w:t>
      </w:r>
      <w:r>
        <w:rPr>
          <w:lang w:val="en-US"/>
        </w:rPr>
        <w:t xml:space="preserve"> and October 10</w:t>
      </w:r>
      <w:r w:rsidRPr="00B61FFC">
        <w:rPr>
          <w:vertAlign w:val="superscript"/>
          <w:lang w:val="en-US"/>
        </w:rPr>
        <w:t>th</w:t>
      </w:r>
      <w:r>
        <w:rPr>
          <w:lang w:val="en-US"/>
        </w:rPr>
        <w:t xml:space="preserve">, 2015. </w:t>
      </w:r>
    </w:p>
    <w:p w14:paraId="1F7C03EE" w14:textId="73AF8D36" w:rsidR="00B61FFC" w:rsidRDefault="00B61FFC" w:rsidP="00CF6CDE">
      <w:pPr>
        <w:spacing w:line="276" w:lineRule="auto"/>
        <w:jc w:val="both"/>
        <w:rPr>
          <w:lang w:val="en-US"/>
        </w:rPr>
      </w:pPr>
    </w:p>
    <w:p w14:paraId="41770D38" w14:textId="296B2D76" w:rsidR="00B909CF" w:rsidRDefault="00B61FFC" w:rsidP="00CF6CDE">
      <w:pPr>
        <w:spacing w:line="276" w:lineRule="auto"/>
        <w:jc w:val="both"/>
        <w:rPr>
          <w:lang w:val="en-US"/>
        </w:rPr>
      </w:pPr>
      <w:r>
        <w:rPr>
          <w:lang w:val="en-US"/>
        </w:rPr>
        <w:t xml:space="preserve">This query has allowed us to gather </w:t>
      </w:r>
      <w:r w:rsidRPr="00B61FFC">
        <w:rPr>
          <w:lang w:val="en-US"/>
        </w:rPr>
        <w:t>914</w:t>
      </w:r>
      <w:r>
        <w:rPr>
          <w:lang w:val="en-US"/>
        </w:rPr>
        <w:t xml:space="preserve"> </w:t>
      </w:r>
      <w:r w:rsidRPr="00B61FFC">
        <w:rPr>
          <w:lang w:val="en-US"/>
        </w:rPr>
        <w:t>274</w:t>
      </w:r>
      <w:r>
        <w:rPr>
          <w:lang w:val="en-US"/>
        </w:rPr>
        <w:t xml:space="preserve"> tweets. </w:t>
      </w:r>
    </w:p>
    <w:p w14:paraId="18EBE269" w14:textId="77777777" w:rsidR="00B909CF" w:rsidRDefault="00B909CF" w:rsidP="00CF6CDE">
      <w:pPr>
        <w:spacing w:line="276" w:lineRule="auto"/>
        <w:jc w:val="both"/>
        <w:rPr>
          <w:lang w:val="en-US"/>
        </w:rPr>
      </w:pPr>
    </w:p>
    <w:p w14:paraId="42769704" w14:textId="31BE5512" w:rsidR="00B61FFC" w:rsidRDefault="00B61FFC" w:rsidP="00CF6CDE">
      <w:pPr>
        <w:spacing w:line="276" w:lineRule="auto"/>
        <w:jc w:val="both"/>
        <w:rPr>
          <w:lang w:val="en-US"/>
        </w:rPr>
      </w:pPr>
      <w:r>
        <w:rPr>
          <w:lang w:val="en-US"/>
        </w:rPr>
        <w:t>A typical tweet collected looks like this:</w:t>
      </w:r>
    </w:p>
    <w:p w14:paraId="3702617C" w14:textId="2586BA64" w:rsidR="00B61FFC" w:rsidRDefault="00B61FFC" w:rsidP="00CF6CDE">
      <w:pPr>
        <w:spacing w:line="276" w:lineRule="auto"/>
        <w:jc w:val="both"/>
        <w:rPr>
          <w:lang w:val="en-US"/>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7890"/>
      </w:tblGrid>
      <w:tr w:rsidR="00C42E75" w:rsidRPr="000E50D0" w14:paraId="6E306CB5" w14:textId="77777777" w:rsidTr="00C42E75">
        <w:tc>
          <w:tcPr>
            <w:tcW w:w="1182" w:type="dxa"/>
            <w:tcBorders>
              <w:bottom w:val="single" w:sz="12" w:space="0" w:color="C00000"/>
            </w:tcBorders>
          </w:tcPr>
          <w:p w14:paraId="6BF59F52" w14:textId="68E6EC7B" w:rsidR="00C42E75" w:rsidRPr="00657974" w:rsidRDefault="00C42E75" w:rsidP="00CF6CDE">
            <w:pPr>
              <w:spacing w:line="276" w:lineRule="auto"/>
              <w:jc w:val="center"/>
              <w:rPr>
                <w:b/>
                <w:bCs/>
                <w:color w:val="C00000"/>
                <w:sz w:val="22"/>
                <w:szCs w:val="22"/>
                <w:lang w:val="en-US"/>
              </w:rPr>
            </w:pPr>
            <w:r>
              <w:rPr>
                <w:b/>
                <w:bCs/>
                <w:color w:val="C00000"/>
                <w:sz w:val="22"/>
                <w:szCs w:val="22"/>
                <w:lang w:val="en-US"/>
              </w:rPr>
              <w:t>Column</w:t>
            </w:r>
          </w:p>
        </w:tc>
        <w:tc>
          <w:tcPr>
            <w:tcW w:w="7890" w:type="dxa"/>
            <w:tcBorders>
              <w:bottom w:val="single" w:sz="12" w:space="0" w:color="C00000"/>
            </w:tcBorders>
          </w:tcPr>
          <w:p w14:paraId="48EE0486" w14:textId="028ED416" w:rsidR="00C42E75" w:rsidRPr="00657974" w:rsidRDefault="00C42E75" w:rsidP="00CF6CDE">
            <w:pPr>
              <w:spacing w:line="276" w:lineRule="auto"/>
              <w:jc w:val="center"/>
              <w:rPr>
                <w:b/>
                <w:bCs/>
                <w:color w:val="C00000"/>
                <w:sz w:val="22"/>
                <w:szCs w:val="22"/>
                <w:lang w:val="en-US"/>
              </w:rPr>
            </w:pPr>
            <w:r>
              <w:rPr>
                <w:b/>
                <w:bCs/>
                <w:color w:val="C00000"/>
                <w:sz w:val="22"/>
                <w:szCs w:val="22"/>
                <w:lang w:val="en-US"/>
              </w:rPr>
              <w:t>Output</w:t>
            </w:r>
          </w:p>
        </w:tc>
      </w:tr>
      <w:tr w:rsidR="00C42E75" w14:paraId="7A977E3E" w14:textId="77777777" w:rsidTr="00C42E75">
        <w:tc>
          <w:tcPr>
            <w:tcW w:w="1182" w:type="dxa"/>
            <w:tcBorders>
              <w:top w:val="single" w:sz="12" w:space="0" w:color="C00000"/>
            </w:tcBorders>
            <w:vAlign w:val="center"/>
          </w:tcPr>
          <w:p w14:paraId="42315994" w14:textId="56CEA28A" w:rsidR="00C42E75" w:rsidRPr="00657974" w:rsidRDefault="00C42E75" w:rsidP="00CF6CDE">
            <w:pPr>
              <w:spacing w:line="276" w:lineRule="auto"/>
              <w:jc w:val="center"/>
              <w:rPr>
                <w:sz w:val="22"/>
                <w:szCs w:val="22"/>
                <w:lang w:val="en-US"/>
              </w:rPr>
            </w:pPr>
            <w:proofErr w:type="spellStart"/>
            <w:r w:rsidRPr="00C42E75">
              <w:rPr>
                <w:sz w:val="22"/>
                <w:szCs w:val="22"/>
                <w:lang w:val="en-US"/>
              </w:rPr>
              <w:t>fullname</w:t>
            </w:r>
            <w:proofErr w:type="spellEnd"/>
          </w:p>
        </w:tc>
        <w:tc>
          <w:tcPr>
            <w:tcW w:w="7890" w:type="dxa"/>
            <w:tcBorders>
              <w:top w:val="single" w:sz="12" w:space="0" w:color="C00000"/>
            </w:tcBorders>
          </w:tcPr>
          <w:p w14:paraId="7A466B83" w14:textId="0F6A0E19" w:rsidR="00C42E75" w:rsidRPr="00657974" w:rsidRDefault="00C42E75" w:rsidP="00CF6CDE">
            <w:pPr>
              <w:spacing w:line="276" w:lineRule="auto"/>
              <w:jc w:val="center"/>
              <w:rPr>
                <w:sz w:val="22"/>
                <w:szCs w:val="22"/>
                <w:lang w:val="en-US"/>
              </w:rPr>
            </w:pPr>
            <w:proofErr w:type="spellStart"/>
            <w:r w:rsidRPr="00C42E75">
              <w:rPr>
                <w:rFonts w:cstheme="minorHAnsi"/>
                <w:i/>
                <w:iCs/>
                <w:sz w:val="22"/>
                <w:szCs w:val="22"/>
              </w:rPr>
              <w:t>Rhondas</w:t>
            </w:r>
            <w:proofErr w:type="spellEnd"/>
            <w:r w:rsidRPr="00C42E75">
              <w:rPr>
                <w:rFonts w:cstheme="minorHAnsi"/>
                <w:i/>
                <w:iCs/>
                <w:sz w:val="22"/>
                <w:szCs w:val="22"/>
              </w:rPr>
              <w:t xml:space="preserve"> Romance</w:t>
            </w:r>
          </w:p>
        </w:tc>
      </w:tr>
      <w:tr w:rsidR="00C42E75" w:rsidRPr="005406AD" w14:paraId="41EC40FA" w14:textId="77777777" w:rsidTr="00C42E75">
        <w:tc>
          <w:tcPr>
            <w:tcW w:w="1182" w:type="dxa"/>
            <w:vAlign w:val="center"/>
          </w:tcPr>
          <w:p w14:paraId="59FC5AEC" w14:textId="067D6566" w:rsidR="00C42E75" w:rsidRPr="00657974" w:rsidRDefault="00C42E75" w:rsidP="00CF6CDE">
            <w:pPr>
              <w:spacing w:line="276" w:lineRule="auto"/>
              <w:jc w:val="center"/>
              <w:rPr>
                <w:sz w:val="22"/>
                <w:szCs w:val="22"/>
                <w:lang w:val="en-US"/>
              </w:rPr>
            </w:pPr>
            <w:r w:rsidRPr="00C42E75">
              <w:rPr>
                <w:sz w:val="22"/>
                <w:szCs w:val="22"/>
                <w:lang w:val="en-US"/>
              </w:rPr>
              <w:t>html</w:t>
            </w:r>
          </w:p>
        </w:tc>
        <w:tc>
          <w:tcPr>
            <w:tcW w:w="7890" w:type="dxa"/>
          </w:tcPr>
          <w:p w14:paraId="4138FA6F" w14:textId="3A1B6231" w:rsidR="00C42E75" w:rsidRPr="00657974" w:rsidRDefault="00C42E75" w:rsidP="00CF6CDE">
            <w:pPr>
              <w:spacing w:line="276" w:lineRule="auto"/>
              <w:jc w:val="center"/>
              <w:rPr>
                <w:sz w:val="22"/>
                <w:szCs w:val="22"/>
                <w:lang w:val="en-US"/>
              </w:rPr>
            </w:pPr>
            <w:r w:rsidRPr="005406AD">
              <w:rPr>
                <w:rFonts w:cstheme="minorHAnsi"/>
                <w:i/>
                <w:iCs/>
                <w:sz w:val="13"/>
                <w:szCs w:val="13"/>
                <w:lang w:val="en-US"/>
                <w:rPrChange w:id="37" w:author="VERBEECK Cedric" w:date="2019-06-07T09:59:00Z">
                  <w:rPr>
                    <w:rFonts w:cstheme="minorHAnsi"/>
                    <w:i/>
                    <w:iCs/>
                    <w:sz w:val="13"/>
                    <w:szCs w:val="13"/>
                  </w:rPr>
                </w:rPrChange>
              </w:rPr>
              <w:t>&lt;p class="</w:t>
            </w:r>
            <w:proofErr w:type="spellStart"/>
            <w:r w:rsidRPr="005406AD">
              <w:rPr>
                <w:rFonts w:cstheme="minorHAnsi"/>
                <w:i/>
                <w:iCs/>
                <w:sz w:val="13"/>
                <w:szCs w:val="13"/>
                <w:lang w:val="en-US"/>
                <w:rPrChange w:id="38" w:author="VERBEECK Cedric" w:date="2019-06-07T09:59:00Z">
                  <w:rPr>
                    <w:rFonts w:cstheme="minorHAnsi"/>
                    <w:i/>
                    <w:iCs/>
                    <w:sz w:val="13"/>
                    <w:szCs w:val="13"/>
                  </w:rPr>
                </w:rPrChange>
              </w:rPr>
              <w:t>TweetTextSize</w:t>
            </w:r>
            <w:proofErr w:type="spellEnd"/>
            <w:r w:rsidRPr="005406AD">
              <w:rPr>
                <w:rFonts w:cstheme="minorHAnsi"/>
                <w:i/>
                <w:iCs/>
                <w:sz w:val="13"/>
                <w:szCs w:val="13"/>
                <w:lang w:val="en-US"/>
                <w:rPrChange w:id="39" w:author="VERBEECK Cedric" w:date="2019-06-07T09:59:00Z">
                  <w:rPr>
                    <w:rFonts w:cstheme="minorHAnsi"/>
                    <w:i/>
                    <w:iCs/>
                    <w:sz w:val="13"/>
                    <w:szCs w:val="13"/>
                  </w:rPr>
                </w:rPrChange>
              </w:rPr>
              <w:t xml:space="preserve"> </w:t>
            </w:r>
            <w:proofErr w:type="spellStart"/>
            <w:r w:rsidRPr="005406AD">
              <w:rPr>
                <w:rFonts w:cstheme="minorHAnsi"/>
                <w:i/>
                <w:iCs/>
                <w:sz w:val="13"/>
                <w:szCs w:val="13"/>
                <w:lang w:val="en-US"/>
                <w:rPrChange w:id="40" w:author="VERBEECK Cedric" w:date="2019-06-07T09:59:00Z">
                  <w:rPr>
                    <w:rFonts w:cstheme="minorHAnsi"/>
                    <w:i/>
                    <w:iCs/>
                    <w:sz w:val="13"/>
                    <w:szCs w:val="13"/>
                  </w:rPr>
                </w:rPrChange>
              </w:rPr>
              <w:t>js</w:t>
            </w:r>
            <w:proofErr w:type="spellEnd"/>
            <w:r w:rsidRPr="005406AD">
              <w:rPr>
                <w:rFonts w:cstheme="minorHAnsi"/>
                <w:i/>
                <w:iCs/>
                <w:sz w:val="13"/>
                <w:szCs w:val="13"/>
                <w:lang w:val="en-US"/>
                <w:rPrChange w:id="41" w:author="VERBEECK Cedric" w:date="2019-06-07T09:59:00Z">
                  <w:rPr>
                    <w:rFonts w:cstheme="minorHAnsi"/>
                    <w:i/>
                    <w:iCs/>
                    <w:sz w:val="13"/>
                    <w:szCs w:val="13"/>
                  </w:rPr>
                </w:rPrChange>
              </w:rPr>
              <w:t xml:space="preserve">-tweet-text tweet-text" data-aria-label-part="0" </w:t>
            </w:r>
            <w:proofErr w:type="spellStart"/>
            <w:r w:rsidRPr="005406AD">
              <w:rPr>
                <w:rFonts w:cstheme="minorHAnsi"/>
                <w:i/>
                <w:iCs/>
                <w:sz w:val="13"/>
                <w:szCs w:val="13"/>
                <w:lang w:val="en-US"/>
                <w:rPrChange w:id="42" w:author="VERBEECK Cedric" w:date="2019-06-07T09:59:00Z">
                  <w:rPr>
                    <w:rFonts w:cstheme="minorHAnsi"/>
                    <w:i/>
                    <w:iCs/>
                    <w:sz w:val="13"/>
                    <w:szCs w:val="13"/>
                  </w:rPr>
                </w:rPrChange>
              </w:rPr>
              <w:t>lang</w:t>
            </w:r>
            <w:proofErr w:type="spellEnd"/>
            <w:r w:rsidRPr="005406AD">
              <w:rPr>
                <w:rFonts w:cstheme="minorHAnsi"/>
                <w:i/>
                <w:iCs/>
                <w:sz w:val="13"/>
                <w:szCs w:val="13"/>
                <w:lang w:val="en-US"/>
                <w:rPrChange w:id="43" w:author="VERBEECK Cedric" w:date="2019-06-07T09:59:00Z">
                  <w:rPr>
                    <w:rFonts w:cstheme="minorHAnsi"/>
                    <w:i/>
                    <w:iCs/>
                    <w:sz w:val="13"/>
                    <w:szCs w:val="13"/>
                  </w:rPr>
                </w:rPrChange>
              </w:rPr>
              <w:t>="</w:t>
            </w:r>
            <w:proofErr w:type="spellStart"/>
            <w:r w:rsidRPr="005406AD">
              <w:rPr>
                <w:rFonts w:cstheme="minorHAnsi"/>
                <w:i/>
                <w:iCs/>
                <w:sz w:val="13"/>
                <w:szCs w:val="13"/>
                <w:lang w:val="en-US"/>
                <w:rPrChange w:id="44" w:author="VERBEECK Cedric" w:date="2019-06-07T09:59:00Z">
                  <w:rPr>
                    <w:rFonts w:cstheme="minorHAnsi"/>
                    <w:i/>
                    <w:iCs/>
                    <w:sz w:val="13"/>
                    <w:szCs w:val="13"/>
                  </w:rPr>
                </w:rPrChange>
              </w:rPr>
              <w:t>en</w:t>
            </w:r>
            <w:proofErr w:type="spellEnd"/>
            <w:r w:rsidRPr="005406AD">
              <w:rPr>
                <w:rFonts w:cstheme="minorHAnsi"/>
                <w:i/>
                <w:iCs/>
                <w:sz w:val="13"/>
                <w:szCs w:val="13"/>
                <w:lang w:val="en-US"/>
                <w:rPrChange w:id="45" w:author="VERBEECK Cedric" w:date="2019-06-07T09:59:00Z">
                  <w:rPr>
                    <w:rFonts w:cstheme="minorHAnsi"/>
                    <w:i/>
                    <w:iCs/>
                    <w:sz w:val="13"/>
                    <w:szCs w:val="13"/>
                  </w:rPr>
                </w:rPrChange>
              </w:rPr>
              <w:t>"&gt;I liked a &lt;a class="twitter-</w:t>
            </w:r>
            <w:proofErr w:type="spellStart"/>
            <w:r w:rsidRPr="005406AD">
              <w:rPr>
                <w:rFonts w:cstheme="minorHAnsi"/>
                <w:i/>
                <w:iCs/>
                <w:sz w:val="13"/>
                <w:szCs w:val="13"/>
                <w:lang w:val="en-US"/>
                <w:rPrChange w:id="46" w:author="VERBEECK Cedric" w:date="2019-06-07T09:59:00Z">
                  <w:rPr>
                    <w:rFonts w:cstheme="minorHAnsi"/>
                    <w:i/>
                    <w:iCs/>
                    <w:sz w:val="13"/>
                    <w:szCs w:val="13"/>
                  </w:rPr>
                </w:rPrChange>
              </w:rPr>
              <w:t>atreply</w:t>
            </w:r>
            <w:proofErr w:type="spellEnd"/>
            <w:r w:rsidRPr="005406AD">
              <w:rPr>
                <w:rFonts w:cstheme="minorHAnsi"/>
                <w:i/>
                <w:iCs/>
                <w:sz w:val="13"/>
                <w:szCs w:val="13"/>
                <w:lang w:val="en-US"/>
                <w:rPrChange w:id="47" w:author="VERBEECK Cedric" w:date="2019-06-07T09:59:00Z">
                  <w:rPr>
                    <w:rFonts w:cstheme="minorHAnsi"/>
                    <w:i/>
                    <w:iCs/>
                    <w:sz w:val="13"/>
                    <w:szCs w:val="13"/>
                  </w:rPr>
                </w:rPrChange>
              </w:rPr>
              <w:t xml:space="preserve"> pretty-link </w:t>
            </w:r>
            <w:proofErr w:type="spellStart"/>
            <w:r w:rsidRPr="005406AD">
              <w:rPr>
                <w:rFonts w:cstheme="minorHAnsi"/>
                <w:i/>
                <w:iCs/>
                <w:sz w:val="13"/>
                <w:szCs w:val="13"/>
                <w:lang w:val="en-US"/>
                <w:rPrChange w:id="48" w:author="VERBEECK Cedric" w:date="2019-06-07T09:59:00Z">
                  <w:rPr>
                    <w:rFonts w:cstheme="minorHAnsi"/>
                    <w:i/>
                    <w:iCs/>
                    <w:sz w:val="13"/>
                    <w:szCs w:val="13"/>
                  </w:rPr>
                </w:rPrChange>
              </w:rPr>
              <w:t>js</w:t>
            </w:r>
            <w:proofErr w:type="spellEnd"/>
            <w:r w:rsidRPr="005406AD">
              <w:rPr>
                <w:rFonts w:cstheme="minorHAnsi"/>
                <w:i/>
                <w:iCs/>
                <w:sz w:val="13"/>
                <w:szCs w:val="13"/>
                <w:lang w:val="en-US"/>
                <w:rPrChange w:id="49" w:author="VERBEECK Cedric" w:date="2019-06-07T09:59:00Z">
                  <w:rPr>
                    <w:rFonts w:cstheme="minorHAnsi"/>
                    <w:i/>
                    <w:iCs/>
                    <w:sz w:val="13"/>
                    <w:szCs w:val="13"/>
                  </w:rPr>
                </w:rPrChange>
              </w:rPr>
              <w:t xml:space="preserve">-nav" data-mentioned-user-id="10228272" </w:t>
            </w:r>
            <w:proofErr w:type="spellStart"/>
            <w:r w:rsidRPr="005406AD">
              <w:rPr>
                <w:rFonts w:cstheme="minorHAnsi"/>
                <w:i/>
                <w:iCs/>
                <w:sz w:val="13"/>
                <w:szCs w:val="13"/>
                <w:lang w:val="en-US"/>
                <w:rPrChange w:id="50" w:author="VERBEECK Cedric" w:date="2019-06-07T09:59:00Z">
                  <w:rPr>
                    <w:rFonts w:cstheme="minorHAnsi"/>
                    <w:i/>
                    <w:iCs/>
                    <w:sz w:val="13"/>
                    <w:szCs w:val="13"/>
                  </w:rPr>
                </w:rPrChange>
              </w:rPr>
              <w:t>dir</w:t>
            </w:r>
            <w:proofErr w:type="spellEnd"/>
            <w:r w:rsidRPr="005406AD">
              <w:rPr>
                <w:rFonts w:cstheme="minorHAnsi"/>
                <w:i/>
                <w:iCs/>
                <w:sz w:val="13"/>
                <w:szCs w:val="13"/>
                <w:lang w:val="en-US"/>
                <w:rPrChange w:id="51" w:author="VERBEECK Cedric" w:date="2019-06-07T09:59:00Z">
                  <w:rPr>
                    <w:rFonts w:cstheme="minorHAnsi"/>
                    <w:i/>
                    <w:iCs/>
                    <w:sz w:val="13"/>
                    <w:szCs w:val="13"/>
                  </w:rPr>
                </w:rPrChange>
              </w:rPr>
              <w:t>="</w:t>
            </w:r>
            <w:proofErr w:type="spellStart"/>
            <w:r w:rsidRPr="005406AD">
              <w:rPr>
                <w:rFonts w:cstheme="minorHAnsi"/>
                <w:i/>
                <w:iCs/>
                <w:sz w:val="13"/>
                <w:szCs w:val="13"/>
                <w:lang w:val="en-US"/>
                <w:rPrChange w:id="52" w:author="VERBEECK Cedric" w:date="2019-06-07T09:59:00Z">
                  <w:rPr>
                    <w:rFonts w:cstheme="minorHAnsi"/>
                    <w:i/>
                    <w:iCs/>
                    <w:sz w:val="13"/>
                    <w:szCs w:val="13"/>
                  </w:rPr>
                </w:rPrChange>
              </w:rPr>
              <w:t>ltr</w:t>
            </w:r>
            <w:proofErr w:type="spellEnd"/>
            <w:r w:rsidRPr="005406AD">
              <w:rPr>
                <w:rFonts w:cstheme="minorHAnsi"/>
                <w:i/>
                <w:iCs/>
                <w:sz w:val="13"/>
                <w:szCs w:val="13"/>
                <w:lang w:val="en-US"/>
                <w:rPrChange w:id="53" w:author="VERBEECK Cedric" w:date="2019-06-07T09:59:00Z">
                  <w:rPr>
                    <w:rFonts w:cstheme="minorHAnsi"/>
                    <w:i/>
                    <w:iCs/>
                    <w:sz w:val="13"/>
                    <w:szCs w:val="13"/>
                  </w:rPr>
                </w:rPrChange>
              </w:rPr>
              <w:t xml:space="preserve">" </w:t>
            </w:r>
            <w:proofErr w:type="spellStart"/>
            <w:r w:rsidRPr="005406AD">
              <w:rPr>
                <w:rFonts w:cstheme="minorHAnsi"/>
                <w:i/>
                <w:iCs/>
                <w:sz w:val="13"/>
                <w:szCs w:val="13"/>
                <w:lang w:val="en-US"/>
                <w:rPrChange w:id="54" w:author="VERBEECK Cedric" w:date="2019-06-07T09:59:00Z">
                  <w:rPr>
                    <w:rFonts w:cstheme="minorHAnsi"/>
                    <w:i/>
                    <w:iCs/>
                    <w:sz w:val="13"/>
                    <w:szCs w:val="13"/>
                  </w:rPr>
                </w:rPrChange>
              </w:rPr>
              <w:t>href</w:t>
            </w:r>
            <w:proofErr w:type="spellEnd"/>
            <w:r w:rsidRPr="005406AD">
              <w:rPr>
                <w:rFonts w:cstheme="minorHAnsi"/>
                <w:i/>
                <w:iCs/>
                <w:sz w:val="13"/>
                <w:szCs w:val="13"/>
                <w:lang w:val="en-US"/>
                <w:rPrChange w:id="55" w:author="VERBEECK Cedric" w:date="2019-06-07T09:59:00Z">
                  <w:rPr>
                    <w:rFonts w:cstheme="minorHAnsi"/>
                    <w:i/>
                    <w:iCs/>
                    <w:sz w:val="13"/>
                    <w:szCs w:val="13"/>
                  </w:rPr>
                </w:rPrChange>
              </w:rPr>
              <w:t>="/YouTube"&gt;&lt;s&gt;@&lt;/s&gt;&lt;b&gt;YouTube&lt;/b&gt;&lt;/a&gt; video &lt;a class="twitter-timeline-link" data-expanded-</w:t>
            </w:r>
            <w:proofErr w:type="spellStart"/>
            <w:r w:rsidRPr="005406AD">
              <w:rPr>
                <w:rFonts w:cstheme="minorHAnsi"/>
                <w:i/>
                <w:iCs/>
                <w:sz w:val="13"/>
                <w:szCs w:val="13"/>
                <w:lang w:val="en-US"/>
                <w:rPrChange w:id="56" w:author="VERBEECK Cedric" w:date="2019-06-07T09:59:00Z">
                  <w:rPr>
                    <w:rFonts w:cstheme="minorHAnsi"/>
                    <w:i/>
                    <w:iCs/>
                    <w:sz w:val="13"/>
                    <w:szCs w:val="13"/>
                  </w:rPr>
                </w:rPrChange>
              </w:rPr>
              <w:t>url</w:t>
            </w:r>
            <w:proofErr w:type="spellEnd"/>
            <w:r w:rsidRPr="005406AD">
              <w:rPr>
                <w:rFonts w:cstheme="minorHAnsi"/>
                <w:i/>
                <w:iCs/>
                <w:sz w:val="13"/>
                <w:szCs w:val="13"/>
                <w:lang w:val="en-US"/>
                <w:rPrChange w:id="57" w:author="VERBEECK Cedric" w:date="2019-06-07T09:59:00Z">
                  <w:rPr>
                    <w:rFonts w:cstheme="minorHAnsi"/>
                    <w:i/>
                    <w:iCs/>
                    <w:sz w:val="13"/>
                    <w:szCs w:val="13"/>
                  </w:rPr>
                </w:rPrChange>
              </w:rPr>
              <w:t>="http://youtu.be/</w:t>
            </w:r>
            <w:proofErr w:type="spellStart"/>
            <w:r w:rsidRPr="005406AD">
              <w:rPr>
                <w:rFonts w:cstheme="minorHAnsi"/>
                <w:i/>
                <w:iCs/>
                <w:sz w:val="13"/>
                <w:szCs w:val="13"/>
                <w:lang w:val="en-US"/>
                <w:rPrChange w:id="58" w:author="VERBEECK Cedric" w:date="2019-06-07T09:59:00Z">
                  <w:rPr>
                    <w:rFonts w:cstheme="minorHAnsi"/>
                    <w:i/>
                    <w:iCs/>
                    <w:sz w:val="13"/>
                    <w:szCs w:val="13"/>
                  </w:rPr>
                </w:rPrChange>
              </w:rPr>
              <w:t>pmzZbUioFAQ?a</w:t>
            </w:r>
            <w:proofErr w:type="spellEnd"/>
            <w:r w:rsidRPr="005406AD">
              <w:rPr>
                <w:rFonts w:cstheme="minorHAnsi"/>
                <w:i/>
                <w:iCs/>
                <w:sz w:val="13"/>
                <w:szCs w:val="13"/>
                <w:lang w:val="en-US"/>
                <w:rPrChange w:id="59" w:author="VERBEECK Cedric" w:date="2019-06-07T09:59:00Z">
                  <w:rPr>
                    <w:rFonts w:cstheme="minorHAnsi"/>
                    <w:i/>
                    <w:iCs/>
                    <w:sz w:val="13"/>
                    <w:szCs w:val="13"/>
                  </w:rPr>
                </w:rPrChange>
              </w:rPr>
              <w:t xml:space="preserve">" </w:t>
            </w:r>
            <w:proofErr w:type="spellStart"/>
            <w:r w:rsidRPr="005406AD">
              <w:rPr>
                <w:rFonts w:cstheme="minorHAnsi"/>
                <w:i/>
                <w:iCs/>
                <w:sz w:val="13"/>
                <w:szCs w:val="13"/>
                <w:lang w:val="en-US"/>
                <w:rPrChange w:id="60" w:author="VERBEECK Cedric" w:date="2019-06-07T09:59:00Z">
                  <w:rPr>
                    <w:rFonts w:cstheme="minorHAnsi"/>
                    <w:i/>
                    <w:iCs/>
                    <w:sz w:val="13"/>
                    <w:szCs w:val="13"/>
                  </w:rPr>
                </w:rPrChange>
              </w:rPr>
              <w:t>dir</w:t>
            </w:r>
            <w:proofErr w:type="spellEnd"/>
            <w:r w:rsidRPr="005406AD">
              <w:rPr>
                <w:rFonts w:cstheme="minorHAnsi"/>
                <w:i/>
                <w:iCs/>
                <w:sz w:val="13"/>
                <w:szCs w:val="13"/>
                <w:lang w:val="en-US"/>
                <w:rPrChange w:id="61" w:author="VERBEECK Cedric" w:date="2019-06-07T09:59:00Z">
                  <w:rPr>
                    <w:rFonts w:cstheme="minorHAnsi"/>
                    <w:i/>
                    <w:iCs/>
                    <w:sz w:val="13"/>
                    <w:szCs w:val="13"/>
                  </w:rPr>
                </w:rPrChange>
              </w:rPr>
              <w:t>="</w:t>
            </w:r>
            <w:proofErr w:type="spellStart"/>
            <w:r w:rsidRPr="005406AD">
              <w:rPr>
                <w:rFonts w:cstheme="minorHAnsi"/>
                <w:i/>
                <w:iCs/>
                <w:sz w:val="13"/>
                <w:szCs w:val="13"/>
                <w:lang w:val="en-US"/>
                <w:rPrChange w:id="62" w:author="VERBEECK Cedric" w:date="2019-06-07T09:59:00Z">
                  <w:rPr>
                    <w:rFonts w:cstheme="minorHAnsi"/>
                    <w:i/>
                    <w:iCs/>
                    <w:sz w:val="13"/>
                    <w:szCs w:val="13"/>
                  </w:rPr>
                </w:rPrChange>
              </w:rPr>
              <w:t>ltr</w:t>
            </w:r>
            <w:proofErr w:type="spellEnd"/>
            <w:r w:rsidRPr="005406AD">
              <w:rPr>
                <w:rFonts w:cstheme="minorHAnsi"/>
                <w:i/>
                <w:iCs/>
                <w:sz w:val="13"/>
                <w:szCs w:val="13"/>
                <w:lang w:val="en-US"/>
                <w:rPrChange w:id="63" w:author="VERBEECK Cedric" w:date="2019-06-07T09:59:00Z">
                  <w:rPr>
                    <w:rFonts w:cstheme="minorHAnsi"/>
                    <w:i/>
                    <w:iCs/>
                    <w:sz w:val="13"/>
                    <w:szCs w:val="13"/>
                  </w:rPr>
                </w:rPrChange>
              </w:rPr>
              <w:t xml:space="preserve">" </w:t>
            </w:r>
            <w:proofErr w:type="spellStart"/>
            <w:r w:rsidRPr="005406AD">
              <w:rPr>
                <w:rFonts w:cstheme="minorHAnsi"/>
                <w:i/>
                <w:iCs/>
                <w:sz w:val="13"/>
                <w:szCs w:val="13"/>
                <w:lang w:val="en-US"/>
                <w:rPrChange w:id="64" w:author="VERBEECK Cedric" w:date="2019-06-07T09:59:00Z">
                  <w:rPr>
                    <w:rFonts w:cstheme="minorHAnsi"/>
                    <w:i/>
                    <w:iCs/>
                    <w:sz w:val="13"/>
                    <w:szCs w:val="13"/>
                  </w:rPr>
                </w:rPrChange>
              </w:rPr>
              <w:t>href</w:t>
            </w:r>
            <w:proofErr w:type="spellEnd"/>
            <w:r w:rsidRPr="005406AD">
              <w:rPr>
                <w:rFonts w:cstheme="minorHAnsi"/>
                <w:i/>
                <w:iCs/>
                <w:sz w:val="13"/>
                <w:szCs w:val="13"/>
                <w:lang w:val="en-US"/>
                <w:rPrChange w:id="65" w:author="VERBEECK Cedric" w:date="2019-06-07T09:59:00Z">
                  <w:rPr>
                    <w:rFonts w:cstheme="minorHAnsi"/>
                    <w:i/>
                    <w:iCs/>
                    <w:sz w:val="13"/>
                    <w:szCs w:val="13"/>
                  </w:rPr>
                </w:rPrChange>
              </w:rPr>
              <w:t xml:space="preserve">="http://t.co/L6oksJ9rUO" </w:t>
            </w:r>
            <w:proofErr w:type="spellStart"/>
            <w:r w:rsidRPr="005406AD">
              <w:rPr>
                <w:rFonts w:cstheme="minorHAnsi"/>
                <w:i/>
                <w:iCs/>
                <w:sz w:val="13"/>
                <w:szCs w:val="13"/>
                <w:lang w:val="en-US"/>
                <w:rPrChange w:id="66" w:author="VERBEECK Cedric" w:date="2019-06-07T09:59:00Z">
                  <w:rPr>
                    <w:rFonts w:cstheme="minorHAnsi"/>
                    <w:i/>
                    <w:iCs/>
                    <w:sz w:val="13"/>
                    <w:szCs w:val="13"/>
                  </w:rPr>
                </w:rPrChange>
              </w:rPr>
              <w:t>rel</w:t>
            </w:r>
            <w:proofErr w:type="spellEnd"/>
            <w:r w:rsidRPr="005406AD">
              <w:rPr>
                <w:rFonts w:cstheme="minorHAnsi"/>
                <w:i/>
                <w:iCs/>
                <w:sz w:val="13"/>
                <w:szCs w:val="13"/>
                <w:lang w:val="en-US"/>
                <w:rPrChange w:id="67" w:author="VERBEECK Cedric" w:date="2019-06-07T09:59:00Z">
                  <w:rPr>
                    <w:rFonts w:cstheme="minorHAnsi"/>
                    <w:i/>
                    <w:iCs/>
                    <w:sz w:val="13"/>
                    <w:szCs w:val="13"/>
                  </w:rPr>
                </w:rPrChange>
              </w:rPr>
              <w:t>="</w:t>
            </w:r>
            <w:proofErr w:type="spellStart"/>
            <w:r w:rsidRPr="005406AD">
              <w:rPr>
                <w:rFonts w:cstheme="minorHAnsi"/>
                <w:i/>
                <w:iCs/>
                <w:sz w:val="13"/>
                <w:szCs w:val="13"/>
                <w:lang w:val="en-US"/>
                <w:rPrChange w:id="68" w:author="VERBEECK Cedric" w:date="2019-06-07T09:59:00Z">
                  <w:rPr>
                    <w:rFonts w:cstheme="minorHAnsi"/>
                    <w:i/>
                    <w:iCs/>
                    <w:sz w:val="13"/>
                    <w:szCs w:val="13"/>
                  </w:rPr>
                </w:rPrChange>
              </w:rPr>
              <w:t>nofollow</w:t>
            </w:r>
            <w:proofErr w:type="spellEnd"/>
            <w:r w:rsidRPr="005406AD">
              <w:rPr>
                <w:rFonts w:cstheme="minorHAnsi"/>
                <w:i/>
                <w:iCs/>
                <w:sz w:val="13"/>
                <w:szCs w:val="13"/>
                <w:lang w:val="en-US"/>
                <w:rPrChange w:id="69" w:author="VERBEECK Cedric" w:date="2019-06-07T09:59:00Z">
                  <w:rPr>
                    <w:rFonts w:cstheme="minorHAnsi"/>
                    <w:i/>
                    <w:iCs/>
                    <w:sz w:val="13"/>
                    <w:szCs w:val="13"/>
                  </w:rPr>
                </w:rPrChange>
              </w:rPr>
              <w:t xml:space="preserve"> </w:t>
            </w:r>
            <w:proofErr w:type="spellStart"/>
            <w:r w:rsidRPr="005406AD">
              <w:rPr>
                <w:rFonts w:cstheme="minorHAnsi"/>
                <w:i/>
                <w:iCs/>
                <w:sz w:val="13"/>
                <w:szCs w:val="13"/>
                <w:lang w:val="en-US"/>
                <w:rPrChange w:id="70" w:author="VERBEECK Cedric" w:date="2019-06-07T09:59:00Z">
                  <w:rPr>
                    <w:rFonts w:cstheme="minorHAnsi"/>
                    <w:i/>
                    <w:iCs/>
                    <w:sz w:val="13"/>
                    <w:szCs w:val="13"/>
                  </w:rPr>
                </w:rPrChange>
              </w:rPr>
              <w:t>noopener</w:t>
            </w:r>
            <w:proofErr w:type="spellEnd"/>
            <w:r w:rsidRPr="005406AD">
              <w:rPr>
                <w:rFonts w:cstheme="minorHAnsi"/>
                <w:i/>
                <w:iCs/>
                <w:sz w:val="13"/>
                <w:szCs w:val="13"/>
                <w:lang w:val="en-US"/>
                <w:rPrChange w:id="71" w:author="VERBEECK Cedric" w:date="2019-06-07T09:59:00Z">
                  <w:rPr>
                    <w:rFonts w:cstheme="minorHAnsi"/>
                    <w:i/>
                    <w:iCs/>
                    <w:sz w:val="13"/>
                    <w:szCs w:val="13"/>
                  </w:rPr>
                </w:rPrChange>
              </w:rPr>
              <w:t>" target="_blank" title="http://youtu.be/</w:t>
            </w:r>
            <w:proofErr w:type="spellStart"/>
            <w:r w:rsidRPr="005406AD">
              <w:rPr>
                <w:rFonts w:cstheme="minorHAnsi"/>
                <w:i/>
                <w:iCs/>
                <w:sz w:val="13"/>
                <w:szCs w:val="13"/>
                <w:lang w:val="en-US"/>
                <w:rPrChange w:id="72" w:author="VERBEECK Cedric" w:date="2019-06-07T09:59:00Z">
                  <w:rPr>
                    <w:rFonts w:cstheme="minorHAnsi"/>
                    <w:i/>
                    <w:iCs/>
                    <w:sz w:val="13"/>
                    <w:szCs w:val="13"/>
                  </w:rPr>
                </w:rPrChange>
              </w:rPr>
              <w:t>pmzZbUioFAQ?a</w:t>
            </w:r>
            <w:proofErr w:type="spellEnd"/>
            <w:r w:rsidRPr="005406AD">
              <w:rPr>
                <w:rFonts w:cstheme="minorHAnsi"/>
                <w:i/>
                <w:iCs/>
                <w:sz w:val="13"/>
                <w:szCs w:val="13"/>
                <w:lang w:val="en-US"/>
                <w:rPrChange w:id="73" w:author="VERBEECK Cedric" w:date="2019-06-07T09:59:00Z">
                  <w:rPr>
                    <w:rFonts w:cstheme="minorHAnsi"/>
                    <w:i/>
                    <w:iCs/>
                    <w:sz w:val="13"/>
                    <w:szCs w:val="13"/>
                  </w:rPr>
                </w:rPrChange>
              </w:rPr>
              <w:t>"&gt;&lt;span class="</w:t>
            </w:r>
            <w:proofErr w:type="spellStart"/>
            <w:r w:rsidRPr="005406AD">
              <w:rPr>
                <w:rFonts w:cstheme="minorHAnsi"/>
                <w:i/>
                <w:iCs/>
                <w:sz w:val="13"/>
                <w:szCs w:val="13"/>
                <w:lang w:val="en-US"/>
                <w:rPrChange w:id="74" w:author="VERBEECK Cedric" w:date="2019-06-07T09:59:00Z">
                  <w:rPr>
                    <w:rFonts w:cstheme="minorHAnsi"/>
                    <w:i/>
                    <w:iCs/>
                    <w:sz w:val="13"/>
                    <w:szCs w:val="13"/>
                  </w:rPr>
                </w:rPrChange>
              </w:rPr>
              <w:t>tco</w:t>
            </w:r>
            <w:proofErr w:type="spellEnd"/>
            <w:r w:rsidRPr="005406AD">
              <w:rPr>
                <w:rFonts w:cstheme="minorHAnsi"/>
                <w:i/>
                <w:iCs/>
                <w:sz w:val="13"/>
                <w:szCs w:val="13"/>
                <w:lang w:val="en-US"/>
                <w:rPrChange w:id="75" w:author="VERBEECK Cedric" w:date="2019-06-07T09:59:00Z">
                  <w:rPr>
                    <w:rFonts w:cstheme="minorHAnsi"/>
                    <w:i/>
                    <w:iCs/>
                    <w:sz w:val="13"/>
                    <w:szCs w:val="13"/>
                  </w:rPr>
                </w:rPrChange>
              </w:rPr>
              <w:t>-ellipsis"&gt;&lt;/span&gt;&lt;span class="invisible"&gt;http://&lt;/span&gt;&lt;span class="</w:t>
            </w:r>
            <w:proofErr w:type="spellStart"/>
            <w:r w:rsidRPr="005406AD">
              <w:rPr>
                <w:rFonts w:cstheme="minorHAnsi"/>
                <w:i/>
                <w:iCs/>
                <w:sz w:val="13"/>
                <w:szCs w:val="13"/>
                <w:lang w:val="en-US"/>
                <w:rPrChange w:id="76" w:author="VERBEECK Cedric" w:date="2019-06-07T09:59:00Z">
                  <w:rPr>
                    <w:rFonts w:cstheme="minorHAnsi"/>
                    <w:i/>
                    <w:iCs/>
                    <w:sz w:val="13"/>
                    <w:szCs w:val="13"/>
                  </w:rPr>
                </w:rPrChange>
              </w:rPr>
              <w:t>js</w:t>
            </w:r>
            <w:proofErr w:type="spellEnd"/>
            <w:r w:rsidRPr="005406AD">
              <w:rPr>
                <w:rFonts w:cstheme="minorHAnsi"/>
                <w:i/>
                <w:iCs/>
                <w:sz w:val="13"/>
                <w:szCs w:val="13"/>
                <w:lang w:val="en-US"/>
                <w:rPrChange w:id="77" w:author="VERBEECK Cedric" w:date="2019-06-07T09:59:00Z">
                  <w:rPr>
                    <w:rFonts w:cstheme="minorHAnsi"/>
                    <w:i/>
                    <w:iCs/>
                    <w:sz w:val="13"/>
                    <w:szCs w:val="13"/>
                  </w:rPr>
                </w:rPrChange>
              </w:rPr>
              <w:t>-display-</w:t>
            </w:r>
            <w:proofErr w:type="spellStart"/>
            <w:r w:rsidRPr="005406AD">
              <w:rPr>
                <w:rFonts w:cstheme="minorHAnsi"/>
                <w:i/>
                <w:iCs/>
                <w:sz w:val="13"/>
                <w:szCs w:val="13"/>
                <w:lang w:val="en-US"/>
                <w:rPrChange w:id="78" w:author="VERBEECK Cedric" w:date="2019-06-07T09:59:00Z">
                  <w:rPr>
                    <w:rFonts w:cstheme="minorHAnsi"/>
                    <w:i/>
                    <w:iCs/>
                    <w:sz w:val="13"/>
                    <w:szCs w:val="13"/>
                  </w:rPr>
                </w:rPrChange>
              </w:rPr>
              <w:lastRenderedPageBreak/>
              <w:t>url</w:t>
            </w:r>
            <w:proofErr w:type="spellEnd"/>
            <w:r w:rsidRPr="005406AD">
              <w:rPr>
                <w:rFonts w:cstheme="minorHAnsi"/>
                <w:i/>
                <w:iCs/>
                <w:sz w:val="13"/>
                <w:szCs w:val="13"/>
                <w:lang w:val="en-US"/>
                <w:rPrChange w:id="79" w:author="VERBEECK Cedric" w:date="2019-06-07T09:59:00Z">
                  <w:rPr>
                    <w:rFonts w:cstheme="minorHAnsi"/>
                    <w:i/>
                    <w:iCs/>
                    <w:sz w:val="13"/>
                    <w:szCs w:val="13"/>
                  </w:rPr>
                </w:rPrChange>
              </w:rPr>
              <w:t>"&gt;youtu.be/</w:t>
            </w:r>
            <w:proofErr w:type="spellStart"/>
            <w:r w:rsidRPr="005406AD">
              <w:rPr>
                <w:rFonts w:cstheme="minorHAnsi"/>
                <w:i/>
                <w:iCs/>
                <w:sz w:val="13"/>
                <w:szCs w:val="13"/>
                <w:lang w:val="en-US"/>
                <w:rPrChange w:id="80" w:author="VERBEECK Cedric" w:date="2019-06-07T09:59:00Z">
                  <w:rPr>
                    <w:rFonts w:cstheme="minorHAnsi"/>
                    <w:i/>
                    <w:iCs/>
                    <w:sz w:val="13"/>
                    <w:szCs w:val="13"/>
                  </w:rPr>
                </w:rPrChange>
              </w:rPr>
              <w:t>pmzZbUioFAQ?a</w:t>
            </w:r>
            <w:proofErr w:type="spellEnd"/>
            <w:r w:rsidRPr="005406AD">
              <w:rPr>
                <w:rFonts w:cstheme="minorHAnsi"/>
                <w:i/>
                <w:iCs/>
                <w:sz w:val="13"/>
                <w:szCs w:val="13"/>
                <w:lang w:val="en-US"/>
                <w:rPrChange w:id="81" w:author="VERBEECK Cedric" w:date="2019-06-07T09:59:00Z">
                  <w:rPr>
                    <w:rFonts w:cstheme="minorHAnsi"/>
                    <w:i/>
                    <w:iCs/>
                    <w:sz w:val="13"/>
                    <w:szCs w:val="13"/>
                  </w:rPr>
                </w:rPrChange>
              </w:rPr>
              <w:t>&lt;/span&gt;&lt;span class="invisible"&gt;&lt;/span&gt;&lt;span class="</w:t>
            </w:r>
            <w:proofErr w:type="spellStart"/>
            <w:r w:rsidRPr="005406AD">
              <w:rPr>
                <w:rFonts w:cstheme="minorHAnsi"/>
                <w:i/>
                <w:iCs/>
                <w:sz w:val="13"/>
                <w:szCs w:val="13"/>
                <w:lang w:val="en-US"/>
                <w:rPrChange w:id="82" w:author="VERBEECK Cedric" w:date="2019-06-07T09:59:00Z">
                  <w:rPr>
                    <w:rFonts w:cstheme="minorHAnsi"/>
                    <w:i/>
                    <w:iCs/>
                    <w:sz w:val="13"/>
                    <w:szCs w:val="13"/>
                  </w:rPr>
                </w:rPrChange>
              </w:rPr>
              <w:t>tco</w:t>
            </w:r>
            <w:proofErr w:type="spellEnd"/>
            <w:r w:rsidRPr="005406AD">
              <w:rPr>
                <w:rFonts w:cstheme="minorHAnsi"/>
                <w:i/>
                <w:iCs/>
                <w:sz w:val="13"/>
                <w:szCs w:val="13"/>
                <w:lang w:val="en-US"/>
                <w:rPrChange w:id="83" w:author="VERBEECK Cedric" w:date="2019-06-07T09:59:00Z">
                  <w:rPr>
                    <w:rFonts w:cstheme="minorHAnsi"/>
                    <w:i/>
                    <w:iCs/>
                    <w:sz w:val="13"/>
                    <w:szCs w:val="13"/>
                  </w:rPr>
                </w:rPrChange>
              </w:rPr>
              <w:t>-ellipsis"&gt;&lt;span class="invisible"&gt;\xa0&lt;/span&gt;&lt;/span&gt;&lt;/a&gt; 2015 &lt;strong&gt;Volkswagen&lt;/strong&gt; Sales Event | “Model Rear End” Passat Commercial&lt;/p&gt;</w:t>
            </w:r>
          </w:p>
        </w:tc>
      </w:tr>
      <w:tr w:rsidR="00C42E75" w14:paraId="415EF40B" w14:textId="77777777" w:rsidTr="00C42E75">
        <w:tc>
          <w:tcPr>
            <w:tcW w:w="1182" w:type="dxa"/>
            <w:vAlign w:val="center"/>
          </w:tcPr>
          <w:p w14:paraId="61002118" w14:textId="207D05D1" w:rsidR="00C42E75" w:rsidRPr="00657974" w:rsidRDefault="00C42E75" w:rsidP="00CF6CDE">
            <w:pPr>
              <w:spacing w:line="276" w:lineRule="auto"/>
              <w:jc w:val="center"/>
              <w:rPr>
                <w:sz w:val="22"/>
                <w:szCs w:val="22"/>
                <w:lang w:val="en-US"/>
              </w:rPr>
            </w:pPr>
            <w:r w:rsidRPr="00C42E75">
              <w:rPr>
                <w:sz w:val="22"/>
                <w:szCs w:val="22"/>
                <w:lang w:val="en-US"/>
              </w:rPr>
              <w:lastRenderedPageBreak/>
              <w:t>id</w:t>
            </w:r>
          </w:p>
        </w:tc>
        <w:tc>
          <w:tcPr>
            <w:tcW w:w="7890" w:type="dxa"/>
          </w:tcPr>
          <w:p w14:paraId="5D026EBB" w14:textId="32684EFA" w:rsidR="00C42E75" w:rsidRPr="00657974" w:rsidRDefault="00C42E75" w:rsidP="00CF6CDE">
            <w:pPr>
              <w:spacing w:line="276" w:lineRule="auto"/>
              <w:jc w:val="center"/>
              <w:rPr>
                <w:sz w:val="22"/>
                <w:szCs w:val="22"/>
                <w:lang w:val="en-US"/>
              </w:rPr>
            </w:pPr>
            <w:r w:rsidRPr="00C42E75">
              <w:rPr>
                <w:rFonts w:cstheme="minorHAnsi"/>
                <w:i/>
                <w:iCs/>
                <w:sz w:val="22"/>
                <w:szCs w:val="22"/>
              </w:rPr>
              <w:t>640675779253280768</w:t>
            </w:r>
          </w:p>
        </w:tc>
      </w:tr>
      <w:tr w:rsidR="00C42E75" w14:paraId="485A404A" w14:textId="77777777" w:rsidTr="00C42E75">
        <w:tc>
          <w:tcPr>
            <w:tcW w:w="1182" w:type="dxa"/>
            <w:vAlign w:val="center"/>
          </w:tcPr>
          <w:p w14:paraId="10F6AF2A" w14:textId="0ECB86E9" w:rsidR="00C42E75" w:rsidRPr="00657974" w:rsidRDefault="00C42E75" w:rsidP="00CF6CDE">
            <w:pPr>
              <w:spacing w:line="276" w:lineRule="auto"/>
              <w:jc w:val="center"/>
              <w:rPr>
                <w:sz w:val="22"/>
                <w:szCs w:val="22"/>
                <w:lang w:val="en-US"/>
              </w:rPr>
            </w:pPr>
            <w:r w:rsidRPr="00C42E75">
              <w:rPr>
                <w:sz w:val="22"/>
                <w:szCs w:val="22"/>
                <w:lang w:val="en-US"/>
              </w:rPr>
              <w:t>likes</w:t>
            </w:r>
          </w:p>
        </w:tc>
        <w:tc>
          <w:tcPr>
            <w:tcW w:w="7890" w:type="dxa"/>
          </w:tcPr>
          <w:p w14:paraId="62AAAA75" w14:textId="3B8C15C8" w:rsidR="00C42E75" w:rsidRPr="00657974" w:rsidRDefault="00C42E75" w:rsidP="00CF6CDE">
            <w:pPr>
              <w:spacing w:line="276" w:lineRule="auto"/>
              <w:jc w:val="center"/>
              <w:rPr>
                <w:sz w:val="22"/>
                <w:szCs w:val="22"/>
                <w:lang w:val="en-US"/>
              </w:rPr>
            </w:pPr>
            <w:r w:rsidRPr="00C42E75">
              <w:rPr>
                <w:rFonts w:cstheme="minorHAnsi"/>
                <w:i/>
                <w:iCs/>
                <w:sz w:val="22"/>
                <w:szCs w:val="22"/>
                <w:lang w:val="en-US"/>
              </w:rPr>
              <w:t>0</w:t>
            </w:r>
          </w:p>
        </w:tc>
      </w:tr>
      <w:tr w:rsidR="00C42E75" w14:paraId="15E52F2E" w14:textId="77777777" w:rsidTr="00C42E75">
        <w:tc>
          <w:tcPr>
            <w:tcW w:w="1182" w:type="dxa"/>
            <w:vAlign w:val="center"/>
          </w:tcPr>
          <w:p w14:paraId="33B05730" w14:textId="65FC5966" w:rsidR="00C42E75" w:rsidRPr="00657974" w:rsidRDefault="00C42E75" w:rsidP="00CF6CDE">
            <w:pPr>
              <w:spacing w:line="276" w:lineRule="auto"/>
              <w:jc w:val="center"/>
              <w:rPr>
                <w:sz w:val="22"/>
                <w:szCs w:val="22"/>
                <w:lang w:val="en-US"/>
              </w:rPr>
            </w:pPr>
            <w:r w:rsidRPr="00C42E75">
              <w:rPr>
                <w:sz w:val="22"/>
                <w:szCs w:val="22"/>
                <w:lang w:val="en-US"/>
              </w:rPr>
              <w:t>replies</w:t>
            </w:r>
          </w:p>
        </w:tc>
        <w:tc>
          <w:tcPr>
            <w:tcW w:w="7890" w:type="dxa"/>
          </w:tcPr>
          <w:p w14:paraId="0F0D8CF4" w14:textId="2DBEF0A5" w:rsidR="00C42E75" w:rsidRPr="00657974" w:rsidRDefault="00C42E75" w:rsidP="00CF6CDE">
            <w:pPr>
              <w:spacing w:line="276" w:lineRule="auto"/>
              <w:jc w:val="center"/>
              <w:rPr>
                <w:sz w:val="22"/>
                <w:szCs w:val="22"/>
                <w:lang w:val="en-US"/>
              </w:rPr>
            </w:pPr>
            <w:r w:rsidRPr="00C42E75">
              <w:rPr>
                <w:rFonts w:cstheme="minorHAnsi"/>
                <w:i/>
                <w:iCs/>
                <w:sz w:val="22"/>
                <w:szCs w:val="22"/>
                <w:lang w:val="en-US"/>
              </w:rPr>
              <w:t>0</w:t>
            </w:r>
          </w:p>
        </w:tc>
      </w:tr>
      <w:tr w:rsidR="00C42E75" w14:paraId="4758B25C" w14:textId="77777777" w:rsidTr="00C42E75">
        <w:tc>
          <w:tcPr>
            <w:tcW w:w="1182" w:type="dxa"/>
            <w:vAlign w:val="center"/>
          </w:tcPr>
          <w:p w14:paraId="511C0E73" w14:textId="6B5B4611" w:rsidR="00C42E75" w:rsidRPr="00657974" w:rsidRDefault="00C42E75" w:rsidP="00CF6CDE">
            <w:pPr>
              <w:spacing w:line="276" w:lineRule="auto"/>
              <w:jc w:val="center"/>
              <w:rPr>
                <w:sz w:val="22"/>
                <w:szCs w:val="22"/>
                <w:lang w:val="en-US"/>
              </w:rPr>
            </w:pPr>
            <w:r w:rsidRPr="00C42E75">
              <w:rPr>
                <w:sz w:val="22"/>
                <w:szCs w:val="22"/>
                <w:lang w:val="en-US"/>
              </w:rPr>
              <w:t>retweets</w:t>
            </w:r>
          </w:p>
        </w:tc>
        <w:tc>
          <w:tcPr>
            <w:tcW w:w="7890" w:type="dxa"/>
          </w:tcPr>
          <w:p w14:paraId="3C6344F1" w14:textId="7B36DE6C" w:rsidR="00C42E75" w:rsidRPr="00657974" w:rsidRDefault="00C42E75" w:rsidP="00CF6CDE">
            <w:pPr>
              <w:spacing w:line="276" w:lineRule="auto"/>
              <w:jc w:val="center"/>
              <w:rPr>
                <w:sz w:val="22"/>
                <w:szCs w:val="22"/>
                <w:lang w:val="en-US"/>
              </w:rPr>
            </w:pPr>
            <w:r w:rsidRPr="00C42E75">
              <w:rPr>
                <w:rFonts w:cstheme="minorHAnsi"/>
                <w:i/>
                <w:iCs/>
                <w:sz w:val="22"/>
                <w:szCs w:val="22"/>
                <w:lang w:val="en-US"/>
              </w:rPr>
              <w:t>0</w:t>
            </w:r>
          </w:p>
        </w:tc>
      </w:tr>
      <w:tr w:rsidR="00C42E75" w:rsidRPr="005406AD" w14:paraId="739BB4A7" w14:textId="77777777" w:rsidTr="00C42E75">
        <w:tc>
          <w:tcPr>
            <w:tcW w:w="1182" w:type="dxa"/>
            <w:vAlign w:val="center"/>
          </w:tcPr>
          <w:p w14:paraId="342C6A39" w14:textId="21692075" w:rsidR="00C42E75" w:rsidRPr="00657974" w:rsidRDefault="00C42E75" w:rsidP="00CF6CDE">
            <w:pPr>
              <w:spacing w:line="276" w:lineRule="auto"/>
              <w:jc w:val="center"/>
              <w:rPr>
                <w:sz w:val="22"/>
                <w:szCs w:val="22"/>
                <w:lang w:val="en-US"/>
              </w:rPr>
            </w:pPr>
            <w:r w:rsidRPr="00C42E75">
              <w:rPr>
                <w:sz w:val="22"/>
                <w:szCs w:val="22"/>
                <w:lang w:val="en-US"/>
              </w:rPr>
              <w:t>text</w:t>
            </w:r>
          </w:p>
        </w:tc>
        <w:tc>
          <w:tcPr>
            <w:tcW w:w="7890" w:type="dxa"/>
          </w:tcPr>
          <w:p w14:paraId="26F3D76A" w14:textId="2C94D0E3" w:rsidR="00C42E75" w:rsidRPr="00657974" w:rsidRDefault="00C42E75" w:rsidP="00CF6CDE">
            <w:pPr>
              <w:spacing w:line="276" w:lineRule="auto"/>
              <w:jc w:val="center"/>
              <w:rPr>
                <w:sz w:val="22"/>
                <w:szCs w:val="22"/>
                <w:lang w:val="en-US"/>
              </w:rPr>
            </w:pPr>
            <w:r w:rsidRPr="005406AD">
              <w:rPr>
                <w:rFonts w:cstheme="minorHAnsi"/>
                <w:i/>
                <w:iCs/>
                <w:sz w:val="22"/>
                <w:szCs w:val="22"/>
                <w:lang w:val="en-US"/>
                <w:rPrChange w:id="84" w:author="VERBEECK Cedric" w:date="2019-06-07T09:59:00Z">
                  <w:rPr>
                    <w:rFonts w:cstheme="minorHAnsi"/>
                    <w:i/>
                    <w:iCs/>
                    <w:sz w:val="22"/>
                    <w:szCs w:val="22"/>
                  </w:rPr>
                </w:rPrChange>
              </w:rPr>
              <w:t>I liked a @YouTube video http://youtu.be/pmzZbUioFAQ?a\xa0 2015 Volkswagen Sales Event | “Model Rear End” Passat Commercial</w:t>
            </w:r>
          </w:p>
        </w:tc>
      </w:tr>
      <w:tr w:rsidR="00C42E75" w14:paraId="1734D368" w14:textId="77777777" w:rsidTr="00C42E75">
        <w:tc>
          <w:tcPr>
            <w:tcW w:w="1182" w:type="dxa"/>
            <w:vAlign w:val="center"/>
          </w:tcPr>
          <w:p w14:paraId="203AD374" w14:textId="2F69A0B0" w:rsidR="00C42E75" w:rsidRPr="00657974" w:rsidRDefault="00C42E75" w:rsidP="00CF6CDE">
            <w:pPr>
              <w:spacing w:line="276" w:lineRule="auto"/>
              <w:jc w:val="center"/>
              <w:rPr>
                <w:sz w:val="22"/>
                <w:szCs w:val="22"/>
                <w:lang w:val="en-US"/>
              </w:rPr>
            </w:pPr>
            <w:r w:rsidRPr="00C42E75">
              <w:rPr>
                <w:sz w:val="22"/>
                <w:szCs w:val="22"/>
                <w:lang w:val="en-US"/>
              </w:rPr>
              <w:t>timestamp</w:t>
            </w:r>
          </w:p>
        </w:tc>
        <w:tc>
          <w:tcPr>
            <w:tcW w:w="7890" w:type="dxa"/>
          </w:tcPr>
          <w:p w14:paraId="0BCECA55" w14:textId="7A615E36" w:rsidR="00C42E75" w:rsidRPr="00657974" w:rsidRDefault="00C42E75" w:rsidP="00CF6CDE">
            <w:pPr>
              <w:spacing w:line="276" w:lineRule="auto"/>
              <w:jc w:val="center"/>
              <w:rPr>
                <w:sz w:val="22"/>
                <w:szCs w:val="22"/>
                <w:lang w:val="en-US"/>
              </w:rPr>
            </w:pPr>
            <w:r w:rsidRPr="00C42E75">
              <w:rPr>
                <w:rFonts w:cstheme="minorHAnsi"/>
                <w:i/>
                <w:iCs/>
                <w:sz w:val="22"/>
                <w:szCs w:val="22"/>
              </w:rPr>
              <w:t>2015-09-06T</w:t>
            </w:r>
            <w:proofErr w:type="gramStart"/>
            <w:r w:rsidRPr="00C42E75">
              <w:rPr>
                <w:rFonts w:cstheme="minorHAnsi"/>
                <w:i/>
                <w:iCs/>
                <w:sz w:val="22"/>
                <w:szCs w:val="22"/>
              </w:rPr>
              <w:t>23:</w:t>
            </w:r>
            <w:proofErr w:type="gramEnd"/>
            <w:r w:rsidRPr="00C42E75">
              <w:rPr>
                <w:rFonts w:cstheme="minorHAnsi"/>
                <w:i/>
                <w:iCs/>
                <w:sz w:val="22"/>
                <w:szCs w:val="22"/>
              </w:rPr>
              <w:t>59:43</w:t>
            </w:r>
          </w:p>
        </w:tc>
      </w:tr>
      <w:tr w:rsidR="00C42E75" w14:paraId="30C26F28" w14:textId="77777777" w:rsidTr="00C42E75">
        <w:tc>
          <w:tcPr>
            <w:tcW w:w="1182" w:type="dxa"/>
            <w:vAlign w:val="center"/>
          </w:tcPr>
          <w:p w14:paraId="4E59AFCB" w14:textId="5B34CF69" w:rsidR="00C42E75" w:rsidRPr="00657974" w:rsidRDefault="00C42E75" w:rsidP="00CF6CDE">
            <w:pPr>
              <w:spacing w:line="276" w:lineRule="auto"/>
              <w:jc w:val="center"/>
              <w:rPr>
                <w:sz w:val="22"/>
                <w:szCs w:val="22"/>
                <w:lang w:val="en-US"/>
              </w:rPr>
            </w:pPr>
            <w:proofErr w:type="spellStart"/>
            <w:r w:rsidRPr="00C42E75">
              <w:rPr>
                <w:sz w:val="22"/>
                <w:szCs w:val="22"/>
                <w:lang w:val="en-US"/>
              </w:rPr>
              <w:t>url</w:t>
            </w:r>
            <w:proofErr w:type="spellEnd"/>
          </w:p>
        </w:tc>
        <w:tc>
          <w:tcPr>
            <w:tcW w:w="7890" w:type="dxa"/>
          </w:tcPr>
          <w:p w14:paraId="61B9D237" w14:textId="2DDEF5A0" w:rsidR="00C42E75" w:rsidRPr="00657974" w:rsidRDefault="00C42E75" w:rsidP="00CF6CDE">
            <w:pPr>
              <w:spacing w:line="276" w:lineRule="auto"/>
              <w:jc w:val="center"/>
              <w:rPr>
                <w:sz w:val="22"/>
                <w:szCs w:val="22"/>
                <w:lang w:val="en-US"/>
              </w:rPr>
            </w:pPr>
            <w:r w:rsidRPr="00C42E75">
              <w:rPr>
                <w:rFonts w:cstheme="minorHAnsi"/>
                <w:i/>
                <w:iCs/>
                <w:sz w:val="22"/>
                <w:szCs w:val="22"/>
              </w:rPr>
              <w:t>/</w:t>
            </w:r>
            <w:proofErr w:type="spellStart"/>
            <w:r w:rsidRPr="00C42E75">
              <w:rPr>
                <w:rFonts w:cstheme="minorHAnsi"/>
                <w:i/>
                <w:iCs/>
                <w:sz w:val="22"/>
                <w:szCs w:val="22"/>
              </w:rPr>
              <w:t>RhosBookReviews</w:t>
            </w:r>
            <w:proofErr w:type="spellEnd"/>
            <w:r w:rsidRPr="00C42E75">
              <w:rPr>
                <w:rFonts w:cstheme="minorHAnsi"/>
                <w:i/>
                <w:iCs/>
                <w:sz w:val="22"/>
                <w:szCs w:val="22"/>
              </w:rPr>
              <w:t>/</w:t>
            </w:r>
            <w:proofErr w:type="spellStart"/>
            <w:r w:rsidRPr="00C42E75">
              <w:rPr>
                <w:rFonts w:cstheme="minorHAnsi"/>
                <w:i/>
                <w:iCs/>
                <w:sz w:val="22"/>
                <w:szCs w:val="22"/>
              </w:rPr>
              <w:t>status</w:t>
            </w:r>
            <w:proofErr w:type="spellEnd"/>
            <w:r w:rsidRPr="00C42E75">
              <w:rPr>
                <w:rFonts w:cstheme="minorHAnsi"/>
                <w:i/>
                <w:iCs/>
                <w:sz w:val="22"/>
                <w:szCs w:val="22"/>
              </w:rPr>
              <w:t>/640675779253280768</w:t>
            </w:r>
          </w:p>
        </w:tc>
      </w:tr>
      <w:tr w:rsidR="00C42E75" w14:paraId="137768D4" w14:textId="77777777" w:rsidTr="00C42E75">
        <w:tc>
          <w:tcPr>
            <w:tcW w:w="1182" w:type="dxa"/>
            <w:vAlign w:val="center"/>
          </w:tcPr>
          <w:p w14:paraId="634F054B" w14:textId="3E35A620" w:rsidR="00C42E75" w:rsidRPr="00657974" w:rsidRDefault="00C42E75" w:rsidP="00CF6CDE">
            <w:pPr>
              <w:spacing w:line="276" w:lineRule="auto"/>
              <w:jc w:val="center"/>
              <w:rPr>
                <w:sz w:val="22"/>
                <w:szCs w:val="22"/>
                <w:lang w:val="en-US"/>
              </w:rPr>
            </w:pPr>
            <w:r w:rsidRPr="00C42E75">
              <w:rPr>
                <w:sz w:val="22"/>
                <w:szCs w:val="22"/>
                <w:lang w:val="en-US"/>
              </w:rPr>
              <w:t>user</w:t>
            </w:r>
          </w:p>
        </w:tc>
        <w:tc>
          <w:tcPr>
            <w:tcW w:w="7890" w:type="dxa"/>
          </w:tcPr>
          <w:p w14:paraId="698AF8CB" w14:textId="54E8A689" w:rsidR="00C42E75" w:rsidRPr="00657974" w:rsidRDefault="00C42E75" w:rsidP="00CF6CDE">
            <w:pPr>
              <w:spacing w:line="276" w:lineRule="auto"/>
              <w:jc w:val="center"/>
              <w:rPr>
                <w:sz w:val="22"/>
                <w:szCs w:val="22"/>
                <w:lang w:val="en-US"/>
              </w:rPr>
            </w:pPr>
            <w:proofErr w:type="spellStart"/>
            <w:r w:rsidRPr="00C42E75">
              <w:rPr>
                <w:rFonts w:cstheme="minorHAnsi"/>
                <w:i/>
                <w:iCs/>
                <w:sz w:val="22"/>
                <w:szCs w:val="22"/>
              </w:rPr>
              <w:t>RhosBookReviews</w:t>
            </w:r>
            <w:proofErr w:type="spellEnd"/>
          </w:p>
        </w:tc>
      </w:tr>
    </w:tbl>
    <w:p w14:paraId="3CA95B21" w14:textId="4819E1CC" w:rsidR="00C42E75" w:rsidRDefault="00C42E75" w:rsidP="00CF6CDE">
      <w:pPr>
        <w:spacing w:line="276" w:lineRule="auto"/>
        <w:jc w:val="both"/>
        <w:rPr>
          <w:lang w:val="en-US"/>
        </w:rPr>
      </w:pPr>
    </w:p>
    <w:p w14:paraId="773D951B" w14:textId="77777777" w:rsidR="00C42E75" w:rsidRPr="009F2563" w:rsidRDefault="00C42E75" w:rsidP="00CF6CDE">
      <w:pPr>
        <w:spacing w:line="276" w:lineRule="auto"/>
        <w:jc w:val="both"/>
        <w:rPr>
          <w:lang w:val="en-US"/>
        </w:rPr>
      </w:pPr>
    </w:p>
    <w:p w14:paraId="15685255" w14:textId="760E31AB" w:rsidR="009F2563" w:rsidRDefault="00B61FFC" w:rsidP="00CF6CDE">
      <w:pPr>
        <w:pStyle w:val="Heading2"/>
        <w:spacing w:line="276" w:lineRule="auto"/>
        <w:rPr>
          <w:lang w:val="en-US"/>
        </w:rPr>
      </w:pPr>
      <w:bookmarkStart w:id="85" w:name="_Toc11659437"/>
      <w:r>
        <w:rPr>
          <w:lang w:val="en-US"/>
        </w:rPr>
        <w:t>Data Cleaning</w:t>
      </w:r>
      <w:bookmarkEnd w:id="85"/>
    </w:p>
    <w:p w14:paraId="674B585B" w14:textId="4CAED78D" w:rsidR="00B61FFC" w:rsidRDefault="00B61FFC" w:rsidP="00CF6CDE">
      <w:pPr>
        <w:spacing w:line="276" w:lineRule="auto"/>
        <w:jc w:val="both"/>
        <w:rPr>
          <w:lang w:val="en-US"/>
        </w:rPr>
      </w:pPr>
    </w:p>
    <w:p w14:paraId="6A901349" w14:textId="337C447B" w:rsidR="00B61FFC" w:rsidRDefault="00B909CF" w:rsidP="00CF6CDE">
      <w:pPr>
        <w:spacing w:line="276" w:lineRule="auto"/>
        <w:jc w:val="both"/>
        <w:rPr>
          <w:lang w:val="en-US"/>
        </w:rPr>
      </w:pPr>
      <w:r>
        <w:rPr>
          <w:lang w:val="en-US"/>
        </w:rPr>
        <w:t>To effectively retrieve insights from the collected tweets it is very important to process a cleaning of the texts. A text as such “</w:t>
      </w:r>
      <w:r w:rsidRPr="00C42E75">
        <w:rPr>
          <w:i/>
          <w:iCs/>
          <w:lang w:val="en-US"/>
        </w:rPr>
        <w:t>I liked a @YouTube video http://youtu.be/pmzZbUioFAQ?a\xa0 2015 Volkswagen Sales Event | “Model Rear End</w:t>
      </w:r>
      <w:r w:rsidRPr="00C42E75">
        <w:rPr>
          <w:lang w:val="en-US"/>
        </w:rPr>
        <w:t>” Passat Commercial</w:t>
      </w:r>
      <w:r>
        <w:rPr>
          <w:lang w:val="en-US"/>
        </w:rPr>
        <w:t>” has a lot of unnecessary noise that would make the analysis harder.</w:t>
      </w:r>
    </w:p>
    <w:p w14:paraId="6B4A5C51" w14:textId="04D16A81" w:rsidR="00B61FFC" w:rsidRDefault="00B61FFC" w:rsidP="00CF6CDE">
      <w:pPr>
        <w:spacing w:line="276" w:lineRule="auto"/>
        <w:jc w:val="both"/>
        <w:rPr>
          <w:lang w:val="en-US"/>
        </w:rPr>
      </w:pPr>
    </w:p>
    <w:p w14:paraId="70EF9A4C" w14:textId="485DCDE2" w:rsidR="002F144A" w:rsidRDefault="000C3D46" w:rsidP="00CF6CDE">
      <w:pPr>
        <w:spacing w:line="276" w:lineRule="auto"/>
        <w:jc w:val="both"/>
        <w:rPr>
          <w:lang w:val="en-US"/>
        </w:rPr>
      </w:pPr>
      <w:r>
        <w:rPr>
          <w:lang w:val="en-US"/>
        </w:rPr>
        <w:t xml:space="preserve">The first step is to remove all the unnecessary </w:t>
      </w:r>
      <w:r w:rsidRPr="000C3D46">
        <w:rPr>
          <w:b/>
          <w:bCs/>
          <w:lang w:val="en-US"/>
        </w:rPr>
        <w:t>noise</w:t>
      </w:r>
      <w:r>
        <w:rPr>
          <w:lang w:val="en-US"/>
        </w:rPr>
        <w:t xml:space="preserve"> in the textual data. The first noise is the links in a tweet. Most of the time they embed an image and the link does not provide any information on the text. We also remove the # and @ because it does not add much. Later on, we will only focus on the mention and the hashtag but for pure textual analysis and sentiment analysis it does not add any value. We then remove all numbers because of the low information on sentiment they provide and then of course the punctuation. Finally, everything is put to lower case. One could argue that the tweets in capital letters could bear more information or more vigor in the tone, but it drastically increases the number of different words where in reality, </w:t>
      </w:r>
      <w:r w:rsidRPr="000C3D46">
        <w:rPr>
          <w:i/>
          <w:iCs/>
          <w:lang w:val="en-US"/>
        </w:rPr>
        <w:t>Foo</w:t>
      </w:r>
      <w:r>
        <w:rPr>
          <w:lang w:val="en-US"/>
        </w:rPr>
        <w:t xml:space="preserve">, </w:t>
      </w:r>
      <w:r w:rsidRPr="000C3D46">
        <w:rPr>
          <w:i/>
          <w:iCs/>
          <w:lang w:val="en-US"/>
        </w:rPr>
        <w:t>FOO</w:t>
      </w:r>
      <w:r>
        <w:rPr>
          <w:lang w:val="en-US"/>
        </w:rPr>
        <w:t xml:space="preserve"> and </w:t>
      </w:r>
      <w:r w:rsidRPr="000C3D46">
        <w:rPr>
          <w:i/>
          <w:iCs/>
          <w:lang w:val="en-US"/>
        </w:rPr>
        <w:t>foo</w:t>
      </w:r>
      <w:r>
        <w:rPr>
          <w:lang w:val="en-US"/>
        </w:rPr>
        <w:t xml:space="preserve"> are the same word.</w:t>
      </w:r>
    </w:p>
    <w:p w14:paraId="51B04459" w14:textId="723ADDB9" w:rsidR="00EA0DFF" w:rsidRDefault="00EA0DFF" w:rsidP="00CF6CDE">
      <w:pPr>
        <w:spacing w:line="276" w:lineRule="auto"/>
        <w:jc w:val="both"/>
        <w:rPr>
          <w:lang w:val="en-US"/>
        </w:rPr>
      </w:pPr>
    </w:p>
    <w:p w14:paraId="575908C7" w14:textId="769BB7B3" w:rsidR="00EA0DFF" w:rsidRDefault="00EA0DFF" w:rsidP="00CF6CDE">
      <w:pPr>
        <w:spacing w:line="276" w:lineRule="auto"/>
        <w:jc w:val="both"/>
        <w:rPr>
          <w:lang w:val="en-US"/>
        </w:rPr>
      </w:pPr>
      <w:r>
        <w:rPr>
          <w:lang w:val="en-US"/>
        </w:rPr>
        <w:t xml:space="preserve">The second step is to keep only English tweets. This is an arbitrary choice because we could have kept all tweets and perform the analysis on multi language tweets. However, working on only one language is easier. It is easier to draw insights from a known language, the stemming process is, as of today, better performed on the English language and it is a way to reduce, at least for training the size of the dataset. Meaning that after this phase, we actually lost 62% of the database, with only </w:t>
      </w:r>
      <w:r w:rsidRPr="00EA0DFF">
        <w:rPr>
          <w:b/>
          <w:bCs/>
          <w:lang w:val="en-US"/>
        </w:rPr>
        <w:t>339 367 tweets remaining</w:t>
      </w:r>
      <w:r>
        <w:rPr>
          <w:lang w:val="en-US"/>
        </w:rPr>
        <w:t>.</w:t>
      </w:r>
    </w:p>
    <w:p w14:paraId="01ED871B" w14:textId="5226F5E7" w:rsidR="00B909CF" w:rsidRDefault="00B909CF" w:rsidP="00CF6CDE">
      <w:pPr>
        <w:spacing w:line="276" w:lineRule="auto"/>
        <w:jc w:val="both"/>
        <w:rPr>
          <w:lang w:val="en-US"/>
        </w:rPr>
      </w:pPr>
    </w:p>
    <w:p w14:paraId="3BB480B3" w14:textId="598F376C" w:rsidR="000C3D46" w:rsidRDefault="000C3D46" w:rsidP="00CF6CDE">
      <w:pPr>
        <w:spacing w:line="276" w:lineRule="auto"/>
        <w:jc w:val="both"/>
        <w:rPr>
          <w:lang w:val="en-US"/>
        </w:rPr>
      </w:pPr>
      <w:r>
        <w:rPr>
          <w:lang w:val="en-US"/>
        </w:rPr>
        <w:t xml:space="preserve">The </w:t>
      </w:r>
      <w:r w:rsidR="00EA0DFF">
        <w:rPr>
          <w:lang w:val="en-US"/>
        </w:rPr>
        <w:t>third</w:t>
      </w:r>
      <w:r>
        <w:rPr>
          <w:lang w:val="en-US"/>
        </w:rPr>
        <w:t xml:space="preserve"> step is to remove </w:t>
      </w:r>
      <w:r w:rsidRPr="000C3D46">
        <w:rPr>
          <w:b/>
          <w:bCs/>
          <w:lang w:val="en-US"/>
        </w:rPr>
        <w:t>stop</w:t>
      </w:r>
      <w:r>
        <w:rPr>
          <w:b/>
          <w:bCs/>
          <w:lang w:val="en-US"/>
        </w:rPr>
        <w:t xml:space="preserve"> </w:t>
      </w:r>
      <w:r w:rsidRPr="000C3D46">
        <w:rPr>
          <w:b/>
          <w:bCs/>
          <w:lang w:val="en-US"/>
        </w:rPr>
        <w:t>words</w:t>
      </w:r>
      <w:r>
        <w:rPr>
          <w:lang w:val="en-US"/>
        </w:rPr>
        <w:t>. Stop words are very common words of a language that, in a sentence, do not create meaning. For example, in the phrase “I am a student.”, “I” and “a” are stop words. Removing these words allow faster computation and better relevance in the analysis. We will use the default stop words list of the NLTK package</w:t>
      </w:r>
      <w:r w:rsidR="00EA0DFF">
        <w:rPr>
          <w:lang w:val="en-US"/>
        </w:rPr>
        <w:t xml:space="preserve">. </w:t>
      </w:r>
      <w:r>
        <w:rPr>
          <w:lang w:val="en-US"/>
        </w:rPr>
        <w:t xml:space="preserve">However here we </w:t>
      </w:r>
      <w:r>
        <w:rPr>
          <w:lang w:val="en-US"/>
        </w:rPr>
        <w:lastRenderedPageBreak/>
        <w:t>will add one stop</w:t>
      </w:r>
      <w:r w:rsidR="00EA0DFF">
        <w:rPr>
          <w:lang w:val="en-US"/>
        </w:rPr>
        <w:t xml:space="preserve"> word which is “volkswagen” since it is on every tweet, it does not add any useful information to the tweet.</w:t>
      </w:r>
    </w:p>
    <w:p w14:paraId="664E1EF8" w14:textId="5E071025" w:rsidR="009F4C5B" w:rsidRDefault="009F4C5B" w:rsidP="00CF6CDE">
      <w:pPr>
        <w:spacing w:line="276" w:lineRule="auto"/>
        <w:jc w:val="both"/>
        <w:rPr>
          <w:lang w:val="en-US"/>
        </w:rPr>
      </w:pPr>
    </w:p>
    <w:p w14:paraId="3E9CA768" w14:textId="18C96664" w:rsidR="00EA0DFF" w:rsidRDefault="009F4C5B" w:rsidP="00CF6CDE">
      <w:pPr>
        <w:spacing w:line="276" w:lineRule="auto"/>
        <w:jc w:val="both"/>
        <w:rPr>
          <w:lang w:val="en-US"/>
        </w:rPr>
      </w:pPr>
      <w:r>
        <w:rPr>
          <w:lang w:val="en-US"/>
        </w:rPr>
        <w:t xml:space="preserve">The fourth step is </w:t>
      </w:r>
      <w:r w:rsidRPr="009F4C5B">
        <w:rPr>
          <w:b/>
          <w:bCs/>
          <w:lang w:val="en-US"/>
        </w:rPr>
        <w:t>lemmatization</w:t>
      </w:r>
      <w:r>
        <w:rPr>
          <w:lang w:val="en-US"/>
        </w:rPr>
        <w:t xml:space="preserve">. The process of lemmatization allows to transform all words in third person to first person and verbs that have past tense or future tense to be put pack to present. </w:t>
      </w:r>
      <w:r w:rsidR="00EA0DFF">
        <w:rPr>
          <w:lang w:val="en-US"/>
        </w:rPr>
        <w:t xml:space="preserve">The </w:t>
      </w:r>
      <w:r>
        <w:rPr>
          <w:lang w:val="en-US"/>
        </w:rPr>
        <w:t>fifth</w:t>
      </w:r>
      <w:r w:rsidR="00EA0DFF">
        <w:rPr>
          <w:lang w:val="en-US"/>
        </w:rPr>
        <w:t xml:space="preserve"> and last step is </w:t>
      </w:r>
      <w:r w:rsidR="00EA0DFF" w:rsidRPr="00EA0DFF">
        <w:rPr>
          <w:b/>
          <w:bCs/>
          <w:lang w:val="en-US"/>
        </w:rPr>
        <w:t>stemming</w:t>
      </w:r>
      <w:r w:rsidR="00EA0DFF">
        <w:rPr>
          <w:lang w:val="en-US"/>
        </w:rPr>
        <w:t xml:space="preserve">. Stemming is the process of transforming a word back to its stem, or root. Once more, it allows to reduce the number of words and yet does not reduce the accuracy and the information of the tweet. </w:t>
      </w:r>
      <w:r>
        <w:rPr>
          <w:lang w:val="en-US"/>
        </w:rPr>
        <w:t>Thanks to both these steps, it reduces the number of different versions of one verb or word to keep the most information out of every tweet.</w:t>
      </w:r>
    </w:p>
    <w:p w14:paraId="7F946F9A" w14:textId="0C4A6217" w:rsidR="000C3D46" w:rsidRDefault="000C3D46" w:rsidP="00CF6CDE">
      <w:pPr>
        <w:spacing w:line="276" w:lineRule="auto"/>
        <w:jc w:val="both"/>
        <w:rPr>
          <w:lang w:val="en-US"/>
        </w:rPr>
      </w:pPr>
    </w:p>
    <w:p w14:paraId="1CA1CB86" w14:textId="77777777" w:rsidR="00433523" w:rsidRDefault="00433523" w:rsidP="00CF6CDE">
      <w:pPr>
        <w:spacing w:line="276" w:lineRule="auto"/>
        <w:jc w:val="both"/>
        <w:rPr>
          <w:lang w:val="en-US"/>
        </w:rPr>
      </w:pPr>
    </w:p>
    <w:p w14:paraId="74B011DA" w14:textId="559DDF6D" w:rsidR="00B61FFC" w:rsidRDefault="00B61FFC" w:rsidP="00CF6CDE">
      <w:pPr>
        <w:pStyle w:val="Heading2"/>
        <w:spacing w:line="276" w:lineRule="auto"/>
        <w:rPr>
          <w:lang w:val="en-US"/>
        </w:rPr>
      </w:pPr>
      <w:bookmarkStart w:id="86" w:name="_Toc11659438"/>
      <w:r>
        <w:rPr>
          <w:lang w:val="en-US"/>
        </w:rPr>
        <w:t>Data quality</w:t>
      </w:r>
      <w:bookmarkEnd w:id="86"/>
    </w:p>
    <w:p w14:paraId="24913835" w14:textId="6DF9F5A7" w:rsidR="00B61FFC" w:rsidRDefault="00B61FFC" w:rsidP="00CF6CDE">
      <w:pPr>
        <w:spacing w:line="276" w:lineRule="auto"/>
        <w:jc w:val="both"/>
        <w:rPr>
          <w:lang w:val="en-US"/>
        </w:rPr>
      </w:pPr>
    </w:p>
    <w:p w14:paraId="29520925" w14:textId="2806664E" w:rsidR="006918B0" w:rsidRDefault="005E2CE9" w:rsidP="00CF6CDE">
      <w:pPr>
        <w:spacing w:line="276" w:lineRule="auto"/>
        <w:jc w:val="both"/>
        <w:rPr>
          <w:lang w:val="en-US"/>
        </w:rPr>
      </w:pPr>
      <w:r>
        <w:rPr>
          <w:lang w:val="en-US"/>
        </w:rPr>
        <w:t>Data quality is at the center of every problematic linked to data. At the start in relational database, a huge part of the database management is to make sure that the right format is entered, there is no missing values or no duplicates across the system. For unstructured data such as text, it is even harder to monitor the overall quality of the database.</w:t>
      </w:r>
    </w:p>
    <w:p w14:paraId="188F8093" w14:textId="544450C2" w:rsidR="005E2CE9" w:rsidRDefault="005E2CE9" w:rsidP="00CF6CDE">
      <w:pPr>
        <w:spacing w:line="276" w:lineRule="auto"/>
        <w:jc w:val="both"/>
        <w:rPr>
          <w:lang w:val="en-US"/>
        </w:rPr>
      </w:pPr>
    </w:p>
    <w:p w14:paraId="2F91AE5E" w14:textId="77777777" w:rsidR="00A913CF" w:rsidRDefault="005E2CE9" w:rsidP="00CF6CDE">
      <w:pPr>
        <w:spacing w:line="276" w:lineRule="auto"/>
        <w:jc w:val="both"/>
        <w:rPr>
          <w:lang w:val="en-US"/>
        </w:rPr>
      </w:pPr>
      <w:r>
        <w:rPr>
          <w:lang w:val="en-US"/>
        </w:rPr>
        <w:t>To asses</w:t>
      </w:r>
      <w:r w:rsidR="00A913CF">
        <w:rPr>
          <w:lang w:val="en-US"/>
        </w:rPr>
        <w:t>s</w:t>
      </w:r>
      <w:r>
        <w:rPr>
          <w:lang w:val="en-US"/>
        </w:rPr>
        <w:t xml:space="preserve"> to quality of the tweets we have collected we will use the Text Quality Dimensions of</w:t>
      </w:r>
      <w:r w:rsidR="00A913CF">
        <w:rPr>
          <w:lang w:val="en-US"/>
        </w:rPr>
        <w:t xml:space="preserve"> Daniel Sonntag</w:t>
      </w:r>
      <w:r w:rsidR="00A913CF">
        <w:rPr>
          <w:rStyle w:val="FootnoteReference"/>
          <w:lang w:val="en-US"/>
        </w:rPr>
        <w:footnoteReference w:id="11"/>
      </w:r>
      <w:r w:rsidR="00A913CF">
        <w:rPr>
          <w:lang w:val="en-US"/>
        </w:rPr>
        <w:t xml:space="preserve">. Note that we will not compute a score but only using </w:t>
      </w:r>
      <w:proofErr w:type="spellStart"/>
      <w:r w:rsidR="00A913CF">
        <w:rPr>
          <w:lang w:val="en-US"/>
        </w:rPr>
        <w:t>Sonnatg’s</w:t>
      </w:r>
      <w:proofErr w:type="spellEnd"/>
      <w:r w:rsidR="00A913CF">
        <w:rPr>
          <w:lang w:val="en-US"/>
        </w:rPr>
        <w:t xml:space="preserve"> dimensions as framework to think about the quality of our tweets.</w:t>
      </w:r>
    </w:p>
    <w:p w14:paraId="2AAF3F35" w14:textId="77777777" w:rsidR="00A913CF" w:rsidRDefault="00A913CF" w:rsidP="00CF6CDE">
      <w:pPr>
        <w:spacing w:line="276" w:lineRule="auto"/>
        <w:jc w:val="both"/>
        <w:rPr>
          <w:lang w:val="en-US"/>
        </w:rPr>
      </w:pPr>
    </w:p>
    <w:p w14:paraId="5BDAF5A5" w14:textId="6F907D86" w:rsidR="005E2CE9" w:rsidRDefault="00A913CF" w:rsidP="00CF6CDE">
      <w:pPr>
        <w:spacing w:line="276" w:lineRule="auto"/>
        <w:jc w:val="both"/>
        <w:rPr>
          <w:lang w:val="en-US"/>
        </w:rPr>
      </w:pPr>
      <w:commentRangeStart w:id="88"/>
      <w:r>
        <w:rPr>
          <w:lang w:val="en-US"/>
        </w:rPr>
        <w:t xml:space="preserve">The </w:t>
      </w:r>
      <w:r w:rsidRPr="00A913CF">
        <w:rPr>
          <w:b/>
          <w:bCs/>
          <w:lang w:val="en-US"/>
        </w:rPr>
        <w:t>intrinsic text quality</w:t>
      </w:r>
      <w:r>
        <w:rPr>
          <w:lang w:val="en-US"/>
        </w:rPr>
        <w:t>, as stated in the paper, can yet not be assessed automatically. We can only infer that as most of the tweets are emitted by non-competent authorities or persona or bots, the i</w:t>
      </w:r>
      <w:r w:rsidRPr="00A913CF">
        <w:rPr>
          <w:lang w:val="en-US"/>
        </w:rPr>
        <w:t>ntrinsic</w:t>
      </w:r>
      <w:r>
        <w:rPr>
          <w:lang w:val="en-US"/>
        </w:rPr>
        <w:t xml:space="preserve"> </w:t>
      </w:r>
      <w:r w:rsidRPr="00A913CF">
        <w:rPr>
          <w:lang w:val="en-US"/>
        </w:rPr>
        <w:t>text</w:t>
      </w:r>
      <w:r>
        <w:rPr>
          <w:lang w:val="en-US"/>
        </w:rPr>
        <w:t xml:space="preserve"> </w:t>
      </w:r>
      <w:r w:rsidRPr="00A913CF">
        <w:rPr>
          <w:lang w:val="en-US"/>
        </w:rPr>
        <w:t>quality</w:t>
      </w:r>
      <w:r>
        <w:rPr>
          <w:lang w:val="en-US"/>
        </w:rPr>
        <w:t xml:space="preserve"> is not particularly good. The </w:t>
      </w:r>
      <w:r w:rsidRPr="00A913CF">
        <w:rPr>
          <w:b/>
          <w:bCs/>
          <w:lang w:val="en-US"/>
        </w:rPr>
        <w:t>accessibility of texts</w:t>
      </w:r>
      <w:r>
        <w:rPr>
          <w:lang w:val="en-US"/>
        </w:rPr>
        <w:t xml:space="preserve"> is quite good since this is public data once it is one Twitter’s platform. It is a bit diminish by the fact that we used a particular software to retrieve them. The </w:t>
      </w:r>
      <w:r>
        <w:rPr>
          <w:b/>
          <w:bCs/>
          <w:lang w:val="en-US"/>
        </w:rPr>
        <w:t>c</w:t>
      </w:r>
      <w:r w:rsidRPr="00A913CF">
        <w:rPr>
          <w:b/>
          <w:bCs/>
          <w:lang w:val="en-US"/>
        </w:rPr>
        <w:t>ontextual text quality</w:t>
      </w:r>
      <w:r>
        <w:rPr>
          <w:lang w:val="en-US"/>
        </w:rPr>
        <w:t>, meaning that the quality “</w:t>
      </w:r>
      <w:r w:rsidRPr="00A913CF">
        <w:rPr>
          <w:i/>
          <w:iCs/>
          <w:lang w:val="en-US"/>
        </w:rPr>
        <w:t>must</w:t>
      </w:r>
      <w:r>
        <w:rPr>
          <w:i/>
          <w:iCs/>
          <w:lang w:val="en-US"/>
        </w:rPr>
        <w:t xml:space="preserve"> </w:t>
      </w:r>
      <w:r w:rsidRPr="00A913CF">
        <w:rPr>
          <w:i/>
          <w:iCs/>
          <w:lang w:val="en-US"/>
        </w:rPr>
        <w:t>be</w:t>
      </w:r>
      <w:r>
        <w:rPr>
          <w:i/>
          <w:iCs/>
          <w:lang w:val="en-US"/>
        </w:rPr>
        <w:t xml:space="preserve"> </w:t>
      </w:r>
      <w:r w:rsidRPr="00A913CF">
        <w:rPr>
          <w:i/>
          <w:iCs/>
          <w:lang w:val="en-US"/>
        </w:rPr>
        <w:t>considered</w:t>
      </w:r>
      <w:r>
        <w:rPr>
          <w:i/>
          <w:iCs/>
          <w:lang w:val="en-US"/>
        </w:rPr>
        <w:t xml:space="preserve"> </w:t>
      </w:r>
      <w:r w:rsidRPr="00A913CF">
        <w:rPr>
          <w:i/>
          <w:iCs/>
          <w:lang w:val="en-US"/>
        </w:rPr>
        <w:t>within</w:t>
      </w:r>
      <w:r>
        <w:rPr>
          <w:i/>
          <w:iCs/>
          <w:lang w:val="en-US"/>
        </w:rPr>
        <w:t xml:space="preserve"> </w:t>
      </w:r>
      <w:r w:rsidRPr="00A913CF">
        <w:rPr>
          <w:i/>
          <w:iCs/>
          <w:lang w:val="en-US"/>
        </w:rPr>
        <w:t>the</w:t>
      </w:r>
      <w:r>
        <w:rPr>
          <w:i/>
          <w:iCs/>
          <w:lang w:val="en-US"/>
        </w:rPr>
        <w:t xml:space="preserve"> </w:t>
      </w:r>
      <w:r w:rsidRPr="00A913CF">
        <w:rPr>
          <w:i/>
          <w:iCs/>
          <w:lang w:val="en-US"/>
        </w:rPr>
        <w:t>context</w:t>
      </w:r>
      <w:r>
        <w:rPr>
          <w:i/>
          <w:iCs/>
          <w:lang w:val="en-US"/>
        </w:rPr>
        <w:t xml:space="preserve"> </w:t>
      </w:r>
      <w:r w:rsidRPr="00A913CF">
        <w:rPr>
          <w:i/>
          <w:iCs/>
          <w:lang w:val="en-US"/>
        </w:rPr>
        <w:t>of</w:t>
      </w:r>
      <w:r>
        <w:rPr>
          <w:i/>
          <w:iCs/>
          <w:lang w:val="en-US"/>
        </w:rPr>
        <w:t xml:space="preserve"> </w:t>
      </w:r>
      <w:r w:rsidRPr="00A913CF">
        <w:rPr>
          <w:i/>
          <w:iCs/>
          <w:lang w:val="en-US"/>
        </w:rPr>
        <w:t>the</w:t>
      </w:r>
      <w:r>
        <w:rPr>
          <w:i/>
          <w:iCs/>
          <w:lang w:val="en-US"/>
        </w:rPr>
        <w:t xml:space="preserve"> </w:t>
      </w:r>
      <w:r w:rsidRPr="00A913CF">
        <w:rPr>
          <w:i/>
          <w:iCs/>
          <w:lang w:val="en-US"/>
        </w:rPr>
        <w:t>task</w:t>
      </w:r>
      <w:r>
        <w:rPr>
          <w:i/>
          <w:iCs/>
          <w:lang w:val="en-US"/>
        </w:rPr>
        <w:t xml:space="preserve"> </w:t>
      </w:r>
      <w:r w:rsidRPr="00A913CF">
        <w:rPr>
          <w:i/>
          <w:iCs/>
          <w:lang w:val="en-US"/>
        </w:rPr>
        <w:t>at</w:t>
      </w:r>
      <w:r>
        <w:rPr>
          <w:i/>
          <w:iCs/>
          <w:lang w:val="en-US"/>
        </w:rPr>
        <w:t xml:space="preserve"> </w:t>
      </w:r>
      <w:r w:rsidRPr="00A913CF">
        <w:rPr>
          <w:i/>
          <w:iCs/>
          <w:lang w:val="en-US"/>
        </w:rPr>
        <w:t>hand</w:t>
      </w:r>
      <w:r>
        <w:rPr>
          <w:lang w:val="en-US"/>
        </w:rPr>
        <w:t xml:space="preserve">” is very good. Since we want to analyze the impact of the Diesel Gate on Volkswagen digital representation each tweet speaking or referring to Volkswagen is relevant in the analysis. And last but not least, </w:t>
      </w:r>
      <w:r w:rsidRPr="00A10B5D">
        <w:rPr>
          <w:b/>
          <w:bCs/>
          <w:lang w:val="en-US"/>
        </w:rPr>
        <w:t>representational text quality and deficit resources</w:t>
      </w:r>
      <w:r w:rsidR="00A10B5D">
        <w:rPr>
          <w:lang w:val="en-US"/>
        </w:rPr>
        <w:t>. Sonntag describe two problem. Single source problems such as “</w:t>
      </w:r>
      <w:r w:rsidR="00A10B5D" w:rsidRPr="00A10B5D">
        <w:rPr>
          <w:i/>
          <w:iCs/>
          <w:lang w:val="en-US"/>
        </w:rPr>
        <w:t>wrong formulated data values, typing errors, different spellings of same word, co-reference problems, and lexical ambiguity</w:t>
      </w:r>
      <w:r w:rsidR="00A10B5D">
        <w:rPr>
          <w:lang w:val="en-US"/>
        </w:rPr>
        <w:t>”. And multi-source problems “</w:t>
      </w:r>
      <w:r w:rsidR="00A10B5D" w:rsidRPr="00A10B5D">
        <w:rPr>
          <w:i/>
          <w:iCs/>
          <w:lang w:val="en-US"/>
        </w:rPr>
        <w:t>homonym name conflicts and document duplicates</w:t>
      </w:r>
      <w:r w:rsidR="00A10B5D">
        <w:rPr>
          <w:lang w:val="en-US"/>
        </w:rPr>
        <w:t>”. For Twitter in general, these problems are the scourge of any good analysis. We will find slang, a lot of typing errors, insults, irony and a lot of duplicates with some bots posting a lot of time the same tweet.</w:t>
      </w:r>
      <w:commentRangeEnd w:id="88"/>
      <w:r w:rsidR="00656CFD">
        <w:rPr>
          <w:rStyle w:val="CommentReference"/>
        </w:rPr>
        <w:commentReference w:id="88"/>
      </w:r>
    </w:p>
    <w:p w14:paraId="152C7618" w14:textId="65BB264C" w:rsidR="00A10B5D" w:rsidRDefault="00A10B5D" w:rsidP="00CF6CDE">
      <w:pPr>
        <w:spacing w:line="276" w:lineRule="auto"/>
        <w:jc w:val="both"/>
        <w:rPr>
          <w:lang w:val="en-US"/>
        </w:rPr>
      </w:pPr>
    </w:p>
    <w:p w14:paraId="57B9188F" w14:textId="6D0C60B2" w:rsidR="00A10B5D" w:rsidRDefault="00A10B5D" w:rsidP="00CF6CDE">
      <w:pPr>
        <w:spacing w:line="276" w:lineRule="auto"/>
        <w:jc w:val="both"/>
        <w:rPr>
          <w:lang w:val="en-US"/>
        </w:rPr>
      </w:pPr>
      <w:r>
        <w:rPr>
          <w:lang w:val="en-US"/>
        </w:rPr>
        <w:lastRenderedPageBreak/>
        <w:t>Overall, we could divide our data quality assessment in two categories. The relevance for the subject would be the first one. As a matter of fact, Twitter listening always brings a lot of noise data but most of the time it is consistent in quantity or content. Thus, the real content which is interesting is always found and relevant to the listened subject, here the reaction on the Diesel scandal. The second category would be the raw quality of the textual data collected which is quite poor.</w:t>
      </w:r>
    </w:p>
    <w:p w14:paraId="3ACFB065" w14:textId="77777777" w:rsidR="00B61FFC" w:rsidRPr="00B61FFC" w:rsidRDefault="00B61FFC" w:rsidP="00CF6CDE">
      <w:pPr>
        <w:spacing w:line="276" w:lineRule="auto"/>
        <w:jc w:val="both"/>
        <w:rPr>
          <w:lang w:val="en-US"/>
        </w:rPr>
      </w:pPr>
    </w:p>
    <w:p w14:paraId="1DAD7046" w14:textId="732D2600" w:rsidR="005C5E12" w:rsidRPr="005C5E12" w:rsidRDefault="00527659" w:rsidP="00CF6CDE">
      <w:pPr>
        <w:spacing w:line="276" w:lineRule="auto"/>
        <w:jc w:val="both"/>
        <w:rPr>
          <w:lang w:val="en-US"/>
        </w:rPr>
      </w:pPr>
      <w:r>
        <w:rPr>
          <w:lang w:val="en-US"/>
        </w:rPr>
        <w:br w:type="page"/>
      </w:r>
    </w:p>
    <w:p w14:paraId="59F29B97" w14:textId="035D625D" w:rsidR="005C5E12" w:rsidRPr="005C5E12" w:rsidRDefault="005C5E12" w:rsidP="00CF6CDE">
      <w:pPr>
        <w:pStyle w:val="Heading1"/>
        <w:spacing w:line="276" w:lineRule="auto"/>
        <w:rPr>
          <w:lang w:val="en-US"/>
        </w:rPr>
      </w:pPr>
      <w:bookmarkStart w:id="89" w:name="_Toc11659439"/>
      <w:r w:rsidRPr="005C5E12">
        <w:rPr>
          <w:lang w:val="en-US"/>
        </w:rPr>
        <w:lastRenderedPageBreak/>
        <w:t>Analysis</w:t>
      </w:r>
      <w:bookmarkEnd w:id="89"/>
    </w:p>
    <w:p w14:paraId="30933A44" w14:textId="1B2F0A30" w:rsidR="005C5E12" w:rsidRPr="005C5E12" w:rsidRDefault="005C5E12" w:rsidP="00CF6CDE">
      <w:pPr>
        <w:spacing w:line="276" w:lineRule="auto"/>
        <w:jc w:val="both"/>
        <w:rPr>
          <w:lang w:val="en-US"/>
        </w:rPr>
      </w:pPr>
    </w:p>
    <w:p w14:paraId="76A691DA" w14:textId="158AC625" w:rsidR="005C5E12" w:rsidRDefault="00433523" w:rsidP="00CF6CDE">
      <w:pPr>
        <w:pStyle w:val="Heading2"/>
        <w:spacing w:line="276" w:lineRule="auto"/>
        <w:rPr>
          <w:lang w:val="en-US"/>
        </w:rPr>
      </w:pPr>
      <w:bookmarkStart w:id="90" w:name="_Toc11659440"/>
      <w:r>
        <w:rPr>
          <w:lang w:val="en-US"/>
        </w:rPr>
        <w:t>Exploratory Analysis</w:t>
      </w:r>
      <w:bookmarkEnd w:id="90"/>
    </w:p>
    <w:p w14:paraId="3658D0A3" w14:textId="6D74C4FA" w:rsidR="00433523" w:rsidRDefault="00433523" w:rsidP="00CF6CDE">
      <w:pPr>
        <w:spacing w:line="276" w:lineRule="auto"/>
        <w:jc w:val="both"/>
        <w:rPr>
          <w:lang w:val="en-US"/>
        </w:rPr>
      </w:pPr>
    </w:p>
    <w:p w14:paraId="33B5A63A" w14:textId="01025EA2" w:rsidR="00433523" w:rsidRDefault="00433523" w:rsidP="00CF6CDE">
      <w:pPr>
        <w:spacing w:line="276" w:lineRule="auto"/>
        <w:jc w:val="both"/>
        <w:rPr>
          <w:lang w:val="en-US"/>
        </w:rPr>
      </w:pPr>
      <w:r>
        <w:rPr>
          <w:lang w:val="en-US"/>
        </w:rPr>
        <w:t>As a reminder, we have an exploitable set of tweets made of 339 367 tweets, the remaining 38% of the original dataset. After the data collection and processing we will now proceed with the analysis of these tweets. The first step is to understand the overall structure of these tweets.</w:t>
      </w:r>
    </w:p>
    <w:p w14:paraId="52F52186" w14:textId="2114061F" w:rsidR="00433523" w:rsidRDefault="00433523" w:rsidP="00CF6CDE">
      <w:pPr>
        <w:spacing w:line="276" w:lineRule="auto"/>
        <w:jc w:val="both"/>
        <w:rPr>
          <w:lang w:val="en-US"/>
        </w:rPr>
      </w:pPr>
    </w:p>
    <w:p w14:paraId="26DCE779" w14:textId="41E0F7AC" w:rsidR="000E50D0" w:rsidRDefault="00433523" w:rsidP="00CF6CDE">
      <w:pPr>
        <w:spacing w:line="276" w:lineRule="auto"/>
        <w:jc w:val="both"/>
        <w:rPr>
          <w:lang w:val="en-US"/>
        </w:rPr>
      </w:pPr>
      <w:r>
        <w:rPr>
          <w:lang w:val="en-US"/>
        </w:rPr>
        <w:t xml:space="preserve">The base ground of Twitter textual analysis is to know what people are talking about and in what sense. The simplest approach, and yet efficient, is to know which </w:t>
      </w:r>
      <w:proofErr w:type="gramStart"/>
      <w:r>
        <w:rPr>
          <w:lang w:val="en-US"/>
        </w:rPr>
        <w:t xml:space="preserve">are the </w:t>
      </w:r>
      <w:r w:rsidRPr="000E50D0">
        <w:rPr>
          <w:b/>
          <w:bCs/>
          <w:lang w:val="en-US"/>
        </w:rPr>
        <w:t>most frequent words</w:t>
      </w:r>
      <w:proofErr w:type="gramEnd"/>
      <w:r>
        <w:rPr>
          <w:lang w:val="en-US"/>
        </w:rPr>
        <w:t xml:space="preserve"> used by the users.</w:t>
      </w:r>
    </w:p>
    <w:p w14:paraId="7EED9155" w14:textId="77777777" w:rsidR="000E50D0" w:rsidRDefault="000E50D0" w:rsidP="00CF6CDE">
      <w:pPr>
        <w:spacing w:line="276" w:lineRule="auto"/>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019"/>
        <w:gridCol w:w="3019"/>
      </w:tblGrid>
      <w:tr w:rsidR="000E50D0" w:rsidRPr="000E50D0" w14:paraId="1EB4BFEA" w14:textId="77777777" w:rsidTr="000E50D0">
        <w:tc>
          <w:tcPr>
            <w:tcW w:w="3018" w:type="dxa"/>
            <w:tcBorders>
              <w:bottom w:val="single" w:sz="12" w:space="0" w:color="C00000"/>
            </w:tcBorders>
          </w:tcPr>
          <w:p w14:paraId="31302EAF" w14:textId="77777777" w:rsidR="00433523" w:rsidRPr="00657974" w:rsidRDefault="00433523" w:rsidP="00CF6CDE">
            <w:pPr>
              <w:spacing w:line="276" w:lineRule="auto"/>
              <w:jc w:val="center"/>
              <w:rPr>
                <w:b/>
                <w:bCs/>
                <w:color w:val="C00000"/>
                <w:sz w:val="22"/>
                <w:szCs w:val="22"/>
                <w:lang w:val="en-US"/>
              </w:rPr>
            </w:pPr>
          </w:p>
        </w:tc>
        <w:tc>
          <w:tcPr>
            <w:tcW w:w="3019" w:type="dxa"/>
            <w:tcBorders>
              <w:bottom w:val="single" w:sz="12" w:space="0" w:color="C00000"/>
            </w:tcBorders>
          </w:tcPr>
          <w:p w14:paraId="207BC61E" w14:textId="02CD15F0" w:rsidR="00433523" w:rsidRPr="00657974" w:rsidRDefault="00433523" w:rsidP="00CF6CDE">
            <w:pPr>
              <w:spacing w:line="276" w:lineRule="auto"/>
              <w:jc w:val="center"/>
              <w:rPr>
                <w:b/>
                <w:bCs/>
                <w:color w:val="C00000"/>
                <w:sz w:val="22"/>
                <w:szCs w:val="22"/>
                <w:lang w:val="en-US"/>
              </w:rPr>
            </w:pPr>
            <w:r w:rsidRPr="00657974">
              <w:rPr>
                <w:b/>
                <w:bCs/>
                <w:color w:val="C00000"/>
                <w:sz w:val="22"/>
                <w:szCs w:val="22"/>
                <w:lang w:val="en-US"/>
              </w:rPr>
              <w:t>Word</w:t>
            </w:r>
          </w:p>
        </w:tc>
        <w:tc>
          <w:tcPr>
            <w:tcW w:w="3019" w:type="dxa"/>
            <w:tcBorders>
              <w:bottom w:val="single" w:sz="12" w:space="0" w:color="C00000"/>
            </w:tcBorders>
          </w:tcPr>
          <w:p w14:paraId="476C3EDF" w14:textId="4DE2D369" w:rsidR="00433523" w:rsidRPr="00657974" w:rsidRDefault="00433523" w:rsidP="00CF6CDE">
            <w:pPr>
              <w:spacing w:line="276" w:lineRule="auto"/>
              <w:jc w:val="center"/>
              <w:rPr>
                <w:b/>
                <w:bCs/>
                <w:color w:val="C00000"/>
                <w:sz w:val="22"/>
                <w:szCs w:val="22"/>
                <w:lang w:val="en-US"/>
              </w:rPr>
            </w:pPr>
            <w:r w:rsidRPr="00657974">
              <w:rPr>
                <w:b/>
                <w:bCs/>
                <w:color w:val="C00000"/>
                <w:sz w:val="22"/>
                <w:szCs w:val="22"/>
                <w:lang w:val="en-US"/>
              </w:rPr>
              <w:t>Count</w:t>
            </w:r>
          </w:p>
        </w:tc>
      </w:tr>
      <w:tr w:rsidR="00433523" w14:paraId="6010CCCD" w14:textId="77777777" w:rsidTr="000E50D0">
        <w:tc>
          <w:tcPr>
            <w:tcW w:w="3018" w:type="dxa"/>
            <w:tcBorders>
              <w:top w:val="single" w:sz="12" w:space="0" w:color="C00000"/>
            </w:tcBorders>
          </w:tcPr>
          <w:p w14:paraId="173331C0" w14:textId="18EF802D" w:rsidR="00433523" w:rsidRPr="00657974" w:rsidRDefault="00433523" w:rsidP="00CF6CDE">
            <w:pPr>
              <w:spacing w:line="276" w:lineRule="auto"/>
              <w:jc w:val="center"/>
              <w:rPr>
                <w:sz w:val="22"/>
                <w:szCs w:val="22"/>
                <w:lang w:val="en-US"/>
              </w:rPr>
            </w:pPr>
            <w:r w:rsidRPr="00657974">
              <w:rPr>
                <w:sz w:val="22"/>
                <w:szCs w:val="22"/>
                <w:lang w:val="en-US"/>
              </w:rPr>
              <w:t>N°1</w:t>
            </w:r>
          </w:p>
        </w:tc>
        <w:tc>
          <w:tcPr>
            <w:tcW w:w="3019" w:type="dxa"/>
            <w:tcBorders>
              <w:top w:val="single" w:sz="12" w:space="0" w:color="C00000"/>
            </w:tcBorders>
          </w:tcPr>
          <w:p w14:paraId="22086001" w14:textId="41D9F3EB" w:rsidR="00433523" w:rsidRPr="00657974" w:rsidRDefault="00433523" w:rsidP="00CF6CDE">
            <w:pPr>
              <w:spacing w:line="276" w:lineRule="auto"/>
              <w:jc w:val="center"/>
              <w:rPr>
                <w:sz w:val="22"/>
                <w:szCs w:val="22"/>
                <w:lang w:val="en-US"/>
              </w:rPr>
            </w:pPr>
            <w:proofErr w:type="spellStart"/>
            <w:r w:rsidRPr="00657974">
              <w:rPr>
                <w:sz w:val="22"/>
                <w:szCs w:val="22"/>
                <w:lang w:val="en-US"/>
              </w:rPr>
              <w:t>emiss</w:t>
            </w:r>
            <w:proofErr w:type="spellEnd"/>
          </w:p>
        </w:tc>
        <w:tc>
          <w:tcPr>
            <w:tcW w:w="3019" w:type="dxa"/>
            <w:tcBorders>
              <w:top w:val="single" w:sz="12" w:space="0" w:color="C00000"/>
            </w:tcBorders>
          </w:tcPr>
          <w:p w14:paraId="3657C441" w14:textId="630FE659" w:rsidR="00433523" w:rsidRPr="00657974" w:rsidRDefault="000E50D0" w:rsidP="00CF6CDE">
            <w:pPr>
              <w:spacing w:line="276" w:lineRule="auto"/>
              <w:jc w:val="center"/>
              <w:rPr>
                <w:sz w:val="22"/>
                <w:szCs w:val="22"/>
                <w:lang w:val="en-US"/>
              </w:rPr>
            </w:pPr>
            <w:r w:rsidRPr="00657974">
              <w:rPr>
                <w:sz w:val="22"/>
                <w:szCs w:val="22"/>
                <w:lang w:val="en-US"/>
              </w:rPr>
              <w:t>90 254</w:t>
            </w:r>
          </w:p>
        </w:tc>
      </w:tr>
      <w:tr w:rsidR="00433523" w14:paraId="4FB818FD" w14:textId="77777777" w:rsidTr="000E50D0">
        <w:tc>
          <w:tcPr>
            <w:tcW w:w="3018" w:type="dxa"/>
          </w:tcPr>
          <w:p w14:paraId="7F8DB07B" w14:textId="612CDFA3" w:rsidR="00433523" w:rsidRPr="00657974" w:rsidRDefault="00433523" w:rsidP="00CF6CDE">
            <w:pPr>
              <w:spacing w:line="276" w:lineRule="auto"/>
              <w:jc w:val="center"/>
              <w:rPr>
                <w:sz w:val="22"/>
                <w:szCs w:val="22"/>
                <w:lang w:val="en-US"/>
              </w:rPr>
            </w:pPr>
            <w:r w:rsidRPr="00657974">
              <w:rPr>
                <w:sz w:val="22"/>
                <w:szCs w:val="22"/>
                <w:lang w:val="en-US"/>
              </w:rPr>
              <w:t>N°2</w:t>
            </w:r>
          </w:p>
        </w:tc>
        <w:tc>
          <w:tcPr>
            <w:tcW w:w="3019" w:type="dxa"/>
          </w:tcPr>
          <w:p w14:paraId="79B860FB" w14:textId="7E6FD855" w:rsidR="00433523" w:rsidRPr="00657974" w:rsidRDefault="000E50D0" w:rsidP="00CF6CDE">
            <w:pPr>
              <w:spacing w:line="276" w:lineRule="auto"/>
              <w:jc w:val="center"/>
              <w:rPr>
                <w:sz w:val="22"/>
                <w:szCs w:val="22"/>
                <w:lang w:val="en-US"/>
              </w:rPr>
            </w:pPr>
            <w:r w:rsidRPr="00657974">
              <w:rPr>
                <w:sz w:val="22"/>
                <w:szCs w:val="22"/>
                <w:lang w:val="en-US"/>
              </w:rPr>
              <w:t>scandal</w:t>
            </w:r>
          </w:p>
        </w:tc>
        <w:tc>
          <w:tcPr>
            <w:tcW w:w="3019" w:type="dxa"/>
          </w:tcPr>
          <w:p w14:paraId="316D7897" w14:textId="7404C55C" w:rsidR="00433523" w:rsidRPr="00657974" w:rsidRDefault="000E50D0" w:rsidP="00CF6CDE">
            <w:pPr>
              <w:spacing w:line="276" w:lineRule="auto"/>
              <w:jc w:val="center"/>
              <w:rPr>
                <w:sz w:val="22"/>
                <w:szCs w:val="22"/>
                <w:lang w:val="en-US"/>
              </w:rPr>
            </w:pPr>
            <w:r w:rsidRPr="00657974">
              <w:rPr>
                <w:sz w:val="22"/>
                <w:szCs w:val="22"/>
                <w:lang w:val="en-US"/>
              </w:rPr>
              <w:t>89 313</w:t>
            </w:r>
          </w:p>
        </w:tc>
      </w:tr>
      <w:tr w:rsidR="00433523" w14:paraId="5127DB03" w14:textId="77777777" w:rsidTr="000E50D0">
        <w:tc>
          <w:tcPr>
            <w:tcW w:w="3018" w:type="dxa"/>
          </w:tcPr>
          <w:p w14:paraId="64A37D78" w14:textId="0C74BB08" w:rsidR="00433523" w:rsidRPr="00657974" w:rsidRDefault="00433523" w:rsidP="00CF6CDE">
            <w:pPr>
              <w:spacing w:line="276" w:lineRule="auto"/>
              <w:jc w:val="center"/>
              <w:rPr>
                <w:sz w:val="22"/>
                <w:szCs w:val="22"/>
                <w:lang w:val="en-US"/>
              </w:rPr>
            </w:pPr>
            <w:r w:rsidRPr="00657974">
              <w:rPr>
                <w:sz w:val="22"/>
                <w:szCs w:val="22"/>
                <w:lang w:val="en-US"/>
              </w:rPr>
              <w:t>N°3</w:t>
            </w:r>
          </w:p>
        </w:tc>
        <w:tc>
          <w:tcPr>
            <w:tcW w:w="3019" w:type="dxa"/>
          </w:tcPr>
          <w:p w14:paraId="6F116372" w14:textId="645AE5AC" w:rsidR="00433523" w:rsidRPr="00657974" w:rsidRDefault="000E50D0" w:rsidP="00CF6CDE">
            <w:pPr>
              <w:spacing w:line="276" w:lineRule="auto"/>
              <w:jc w:val="center"/>
              <w:rPr>
                <w:sz w:val="22"/>
                <w:szCs w:val="22"/>
                <w:lang w:val="en-US"/>
              </w:rPr>
            </w:pPr>
            <w:r w:rsidRPr="00657974">
              <w:rPr>
                <w:sz w:val="22"/>
                <w:szCs w:val="22"/>
                <w:lang w:val="en-US"/>
              </w:rPr>
              <w:t>car</w:t>
            </w:r>
          </w:p>
        </w:tc>
        <w:tc>
          <w:tcPr>
            <w:tcW w:w="3019" w:type="dxa"/>
          </w:tcPr>
          <w:p w14:paraId="0920FA1D" w14:textId="7614633D" w:rsidR="00433523" w:rsidRPr="00657974" w:rsidRDefault="000E50D0" w:rsidP="00CF6CDE">
            <w:pPr>
              <w:spacing w:line="276" w:lineRule="auto"/>
              <w:jc w:val="center"/>
              <w:rPr>
                <w:sz w:val="22"/>
                <w:szCs w:val="22"/>
                <w:lang w:val="en-US"/>
              </w:rPr>
            </w:pPr>
            <w:r w:rsidRPr="00657974">
              <w:rPr>
                <w:sz w:val="22"/>
                <w:szCs w:val="22"/>
                <w:lang w:val="en-US"/>
              </w:rPr>
              <w:t>57 082</w:t>
            </w:r>
          </w:p>
        </w:tc>
      </w:tr>
      <w:tr w:rsidR="00433523" w14:paraId="6CF228EC" w14:textId="77777777" w:rsidTr="000E50D0">
        <w:tc>
          <w:tcPr>
            <w:tcW w:w="3018" w:type="dxa"/>
          </w:tcPr>
          <w:p w14:paraId="0109EFF0" w14:textId="13A70BA3" w:rsidR="00433523" w:rsidRPr="00657974" w:rsidRDefault="00433523" w:rsidP="00CF6CDE">
            <w:pPr>
              <w:spacing w:line="276" w:lineRule="auto"/>
              <w:jc w:val="center"/>
              <w:rPr>
                <w:sz w:val="22"/>
                <w:szCs w:val="22"/>
                <w:lang w:val="en-US"/>
              </w:rPr>
            </w:pPr>
            <w:r w:rsidRPr="00657974">
              <w:rPr>
                <w:sz w:val="22"/>
                <w:szCs w:val="22"/>
                <w:lang w:val="en-US"/>
              </w:rPr>
              <w:t>N°4</w:t>
            </w:r>
          </w:p>
        </w:tc>
        <w:tc>
          <w:tcPr>
            <w:tcW w:w="3019" w:type="dxa"/>
          </w:tcPr>
          <w:p w14:paraId="7546889A" w14:textId="378C8FF2" w:rsidR="00433523" w:rsidRPr="00657974" w:rsidRDefault="000E50D0" w:rsidP="00CF6CDE">
            <w:pPr>
              <w:spacing w:line="276" w:lineRule="auto"/>
              <w:jc w:val="center"/>
              <w:rPr>
                <w:sz w:val="22"/>
                <w:szCs w:val="22"/>
                <w:lang w:val="en-US"/>
              </w:rPr>
            </w:pPr>
            <w:r w:rsidRPr="00657974">
              <w:rPr>
                <w:sz w:val="22"/>
                <w:szCs w:val="22"/>
                <w:lang w:val="en-US"/>
              </w:rPr>
              <w:t>diesel</w:t>
            </w:r>
          </w:p>
        </w:tc>
        <w:tc>
          <w:tcPr>
            <w:tcW w:w="3019" w:type="dxa"/>
          </w:tcPr>
          <w:p w14:paraId="2DF3618D" w14:textId="07300F14" w:rsidR="00433523" w:rsidRPr="00657974" w:rsidRDefault="000E50D0" w:rsidP="00CF6CDE">
            <w:pPr>
              <w:spacing w:line="276" w:lineRule="auto"/>
              <w:jc w:val="center"/>
              <w:rPr>
                <w:sz w:val="22"/>
                <w:szCs w:val="22"/>
                <w:lang w:val="en-US"/>
              </w:rPr>
            </w:pPr>
            <w:r w:rsidRPr="00657974">
              <w:rPr>
                <w:sz w:val="22"/>
                <w:szCs w:val="22"/>
                <w:lang w:val="en-US"/>
              </w:rPr>
              <w:t>37 303</w:t>
            </w:r>
          </w:p>
        </w:tc>
      </w:tr>
      <w:tr w:rsidR="00433523" w14:paraId="55B89339" w14:textId="77777777" w:rsidTr="000E50D0">
        <w:tc>
          <w:tcPr>
            <w:tcW w:w="3018" w:type="dxa"/>
          </w:tcPr>
          <w:p w14:paraId="2118E99C" w14:textId="60141E30" w:rsidR="00433523" w:rsidRPr="00657974" w:rsidRDefault="00433523" w:rsidP="00CF6CDE">
            <w:pPr>
              <w:spacing w:line="276" w:lineRule="auto"/>
              <w:jc w:val="center"/>
              <w:rPr>
                <w:sz w:val="22"/>
                <w:szCs w:val="22"/>
                <w:lang w:val="en-US"/>
              </w:rPr>
            </w:pPr>
            <w:r w:rsidRPr="00657974">
              <w:rPr>
                <w:sz w:val="22"/>
                <w:szCs w:val="22"/>
                <w:lang w:val="en-US"/>
              </w:rPr>
              <w:t>N°5</w:t>
            </w:r>
          </w:p>
        </w:tc>
        <w:tc>
          <w:tcPr>
            <w:tcW w:w="3019" w:type="dxa"/>
          </w:tcPr>
          <w:p w14:paraId="53C6D386" w14:textId="446EE02A" w:rsidR="00433523" w:rsidRPr="00657974" w:rsidRDefault="000E50D0" w:rsidP="00CF6CDE">
            <w:pPr>
              <w:spacing w:line="276" w:lineRule="auto"/>
              <w:jc w:val="center"/>
              <w:rPr>
                <w:sz w:val="22"/>
                <w:szCs w:val="22"/>
                <w:lang w:val="en-US"/>
              </w:rPr>
            </w:pPr>
            <w:r w:rsidRPr="00657974">
              <w:rPr>
                <w:sz w:val="22"/>
                <w:szCs w:val="22"/>
                <w:lang w:val="en-US"/>
              </w:rPr>
              <w:t>cheat</w:t>
            </w:r>
          </w:p>
        </w:tc>
        <w:tc>
          <w:tcPr>
            <w:tcW w:w="3019" w:type="dxa"/>
          </w:tcPr>
          <w:p w14:paraId="0DAD8AF5" w14:textId="59BF25BD" w:rsidR="00433523" w:rsidRPr="00657974" w:rsidRDefault="000E50D0" w:rsidP="00CF6CDE">
            <w:pPr>
              <w:spacing w:line="276" w:lineRule="auto"/>
              <w:jc w:val="center"/>
              <w:rPr>
                <w:sz w:val="22"/>
                <w:szCs w:val="22"/>
                <w:lang w:val="en-US"/>
              </w:rPr>
            </w:pPr>
            <w:r w:rsidRPr="00657974">
              <w:rPr>
                <w:sz w:val="22"/>
                <w:szCs w:val="22"/>
                <w:lang w:val="en-US"/>
              </w:rPr>
              <w:t>36 875</w:t>
            </w:r>
          </w:p>
        </w:tc>
      </w:tr>
      <w:tr w:rsidR="00433523" w14:paraId="05F03354" w14:textId="77777777" w:rsidTr="000E50D0">
        <w:tc>
          <w:tcPr>
            <w:tcW w:w="3018" w:type="dxa"/>
          </w:tcPr>
          <w:p w14:paraId="24F4D0B8" w14:textId="4E668956" w:rsidR="00433523" w:rsidRPr="00657974" w:rsidRDefault="00433523" w:rsidP="00CF6CDE">
            <w:pPr>
              <w:spacing w:line="276" w:lineRule="auto"/>
              <w:jc w:val="center"/>
              <w:rPr>
                <w:sz w:val="22"/>
                <w:szCs w:val="22"/>
                <w:lang w:val="en-US"/>
              </w:rPr>
            </w:pPr>
            <w:r w:rsidRPr="00657974">
              <w:rPr>
                <w:sz w:val="22"/>
                <w:szCs w:val="22"/>
                <w:lang w:val="en-US"/>
              </w:rPr>
              <w:t>N°6</w:t>
            </w:r>
          </w:p>
        </w:tc>
        <w:tc>
          <w:tcPr>
            <w:tcW w:w="3019" w:type="dxa"/>
          </w:tcPr>
          <w:p w14:paraId="5EF7E29B" w14:textId="1BFB220E" w:rsidR="00433523" w:rsidRPr="00657974" w:rsidRDefault="000E50D0" w:rsidP="00CF6CDE">
            <w:pPr>
              <w:spacing w:line="276" w:lineRule="auto"/>
              <w:jc w:val="center"/>
              <w:rPr>
                <w:sz w:val="22"/>
                <w:szCs w:val="22"/>
                <w:lang w:val="en-US"/>
              </w:rPr>
            </w:pPr>
            <w:proofErr w:type="spellStart"/>
            <w:r w:rsidRPr="00657974">
              <w:rPr>
                <w:sz w:val="22"/>
                <w:szCs w:val="22"/>
                <w:lang w:val="en-US"/>
              </w:rPr>
              <w:t>ceo</w:t>
            </w:r>
            <w:proofErr w:type="spellEnd"/>
          </w:p>
        </w:tc>
        <w:tc>
          <w:tcPr>
            <w:tcW w:w="3019" w:type="dxa"/>
          </w:tcPr>
          <w:p w14:paraId="66BD4440" w14:textId="1517BBB3" w:rsidR="00433523" w:rsidRPr="00657974" w:rsidRDefault="000E50D0" w:rsidP="00CF6CDE">
            <w:pPr>
              <w:spacing w:line="276" w:lineRule="auto"/>
              <w:jc w:val="center"/>
              <w:rPr>
                <w:sz w:val="22"/>
                <w:szCs w:val="22"/>
                <w:lang w:val="en-US"/>
              </w:rPr>
            </w:pPr>
            <w:r w:rsidRPr="00657974">
              <w:rPr>
                <w:sz w:val="22"/>
                <w:szCs w:val="22"/>
                <w:lang w:val="en-US"/>
              </w:rPr>
              <w:t>35 819</w:t>
            </w:r>
          </w:p>
        </w:tc>
      </w:tr>
      <w:tr w:rsidR="00433523" w14:paraId="5A118F74" w14:textId="77777777" w:rsidTr="000E50D0">
        <w:tc>
          <w:tcPr>
            <w:tcW w:w="3018" w:type="dxa"/>
          </w:tcPr>
          <w:p w14:paraId="6AEDDC74" w14:textId="6A8DDDC7" w:rsidR="00433523" w:rsidRPr="00657974" w:rsidRDefault="00433523" w:rsidP="00CF6CDE">
            <w:pPr>
              <w:spacing w:line="276" w:lineRule="auto"/>
              <w:jc w:val="center"/>
              <w:rPr>
                <w:sz w:val="22"/>
                <w:szCs w:val="22"/>
                <w:lang w:val="en-US"/>
              </w:rPr>
            </w:pPr>
            <w:r w:rsidRPr="00657974">
              <w:rPr>
                <w:sz w:val="22"/>
                <w:szCs w:val="22"/>
                <w:lang w:val="en-US"/>
              </w:rPr>
              <w:t>N°7</w:t>
            </w:r>
          </w:p>
        </w:tc>
        <w:tc>
          <w:tcPr>
            <w:tcW w:w="3019" w:type="dxa"/>
          </w:tcPr>
          <w:p w14:paraId="422F3E29" w14:textId="3EA55E0B" w:rsidR="00433523" w:rsidRPr="00657974" w:rsidRDefault="000E50D0" w:rsidP="00CF6CDE">
            <w:pPr>
              <w:spacing w:line="276" w:lineRule="auto"/>
              <w:jc w:val="center"/>
              <w:rPr>
                <w:sz w:val="22"/>
                <w:szCs w:val="22"/>
                <w:lang w:val="en-US"/>
              </w:rPr>
            </w:pPr>
            <w:r w:rsidRPr="00657974">
              <w:rPr>
                <w:sz w:val="22"/>
                <w:szCs w:val="22"/>
                <w:lang w:val="en-US"/>
              </w:rPr>
              <w:t>new</w:t>
            </w:r>
          </w:p>
        </w:tc>
        <w:tc>
          <w:tcPr>
            <w:tcW w:w="3019" w:type="dxa"/>
          </w:tcPr>
          <w:p w14:paraId="297073A7" w14:textId="4A88750E" w:rsidR="00433523" w:rsidRPr="00657974" w:rsidRDefault="000E50D0" w:rsidP="00CF6CDE">
            <w:pPr>
              <w:spacing w:line="276" w:lineRule="auto"/>
              <w:jc w:val="center"/>
              <w:rPr>
                <w:sz w:val="22"/>
                <w:szCs w:val="22"/>
                <w:lang w:val="en-US"/>
              </w:rPr>
            </w:pPr>
            <w:r w:rsidRPr="00657974">
              <w:rPr>
                <w:sz w:val="22"/>
                <w:szCs w:val="22"/>
                <w:lang w:val="en-US"/>
              </w:rPr>
              <w:t>29 424</w:t>
            </w:r>
          </w:p>
        </w:tc>
      </w:tr>
      <w:tr w:rsidR="00433523" w14:paraId="54B55062" w14:textId="77777777" w:rsidTr="000E50D0">
        <w:tc>
          <w:tcPr>
            <w:tcW w:w="3018" w:type="dxa"/>
          </w:tcPr>
          <w:p w14:paraId="6EB94169" w14:textId="7851F4A3" w:rsidR="00433523" w:rsidRPr="00657974" w:rsidRDefault="00433523" w:rsidP="00CF6CDE">
            <w:pPr>
              <w:spacing w:line="276" w:lineRule="auto"/>
              <w:jc w:val="center"/>
              <w:rPr>
                <w:sz w:val="22"/>
                <w:szCs w:val="22"/>
                <w:lang w:val="en-US"/>
              </w:rPr>
            </w:pPr>
            <w:r w:rsidRPr="00657974">
              <w:rPr>
                <w:sz w:val="22"/>
                <w:szCs w:val="22"/>
                <w:lang w:val="en-US"/>
              </w:rPr>
              <w:t>N°8</w:t>
            </w:r>
          </w:p>
        </w:tc>
        <w:tc>
          <w:tcPr>
            <w:tcW w:w="3019" w:type="dxa"/>
          </w:tcPr>
          <w:p w14:paraId="540F450A" w14:textId="7F246D4F" w:rsidR="00433523" w:rsidRPr="00657974" w:rsidRDefault="000E50D0" w:rsidP="00CF6CDE">
            <w:pPr>
              <w:spacing w:line="276" w:lineRule="auto"/>
              <w:jc w:val="center"/>
              <w:rPr>
                <w:sz w:val="22"/>
                <w:szCs w:val="22"/>
                <w:lang w:val="en-US"/>
              </w:rPr>
            </w:pPr>
            <w:r w:rsidRPr="00657974">
              <w:rPr>
                <w:sz w:val="22"/>
                <w:szCs w:val="22"/>
                <w:lang w:val="en-US"/>
              </w:rPr>
              <w:t>say</w:t>
            </w:r>
          </w:p>
        </w:tc>
        <w:tc>
          <w:tcPr>
            <w:tcW w:w="3019" w:type="dxa"/>
          </w:tcPr>
          <w:p w14:paraId="68D8800D" w14:textId="6FFF684F" w:rsidR="00433523" w:rsidRPr="00657974" w:rsidRDefault="000E50D0" w:rsidP="00CF6CDE">
            <w:pPr>
              <w:spacing w:line="276" w:lineRule="auto"/>
              <w:jc w:val="center"/>
              <w:rPr>
                <w:sz w:val="22"/>
                <w:szCs w:val="22"/>
                <w:lang w:val="en-US"/>
              </w:rPr>
            </w:pPr>
            <w:r w:rsidRPr="00657974">
              <w:rPr>
                <w:sz w:val="22"/>
                <w:szCs w:val="22"/>
                <w:lang w:val="en-US"/>
              </w:rPr>
              <w:t>27 598</w:t>
            </w:r>
          </w:p>
        </w:tc>
      </w:tr>
      <w:tr w:rsidR="00433523" w14:paraId="6630A814" w14:textId="77777777" w:rsidTr="000E50D0">
        <w:tc>
          <w:tcPr>
            <w:tcW w:w="3018" w:type="dxa"/>
          </w:tcPr>
          <w:p w14:paraId="4AD99B63" w14:textId="594FBA36" w:rsidR="00433523" w:rsidRPr="00657974" w:rsidRDefault="00433523" w:rsidP="00CF6CDE">
            <w:pPr>
              <w:spacing w:line="276" w:lineRule="auto"/>
              <w:jc w:val="center"/>
              <w:rPr>
                <w:sz w:val="22"/>
                <w:szCs w:val="22"/>
                <w:lang w:val="en-US"/>
              </w:rPr>
            </w:pPr>
            <w:r w:rsidRPr="00657974">
              <w:rPr>
                <w:sz w:val="22"/>
                <w:szCs w:val="22"/>
                <w:lang w:val="en-US"/>
              </w:rPr>
              <w:t>N°9</w:t>
            </w:r>
          </w:p>
        </w:tc>
        <w:tc>
          <w:tcPr>
            <w:tcW w:w="3019" w:type="dxa"/>
          </w:tcPr>
          <w:p w14:paraId="192B125D" w14:textId="59B4AE41" w:rsidR="00433523" w:rsidRPr="00657974" w:rsidRDefault="000E50D0" w:rsidP="00CF6CDE">
            <w:pPr>
              <w:spacing w:line="276" w:lineRule="auto"/>
              <w:jc w:val="center"/>
              <w:rPr>
                <w:sz w:val="22"/>
                <w:szCs w:val="22"/>
                <w:lang w:val="en-US"/>
              </w:rPr>
            </w:pPr>
            <w:r w:rsidRPr="00657974">
              <w:rPr>
                <w:sz w:val="22"/>
                <w:szCs w:val="22"/>
                <w:lang w:val="en-US"/>
              </w:rPr>
              <w:t>test</w:t>
            </w:r>
          </w:p>
        </w:tc>
        <w:tc>
          <w:tcPr>
            <w:tcW w:w="3019" w:type="dxa"/>
          </w:tcPr>
          <w:p w14:paraId="246C34C1" w14:textId="345190D1" w:rsidR="00433523" w:rsidRPr="00657974" w:rsidRDefault="000E50D0" w:rsidP="00CF6CDE">
            <w:pPr>
              <w:spacing w:line="276" w:lineRule="auto"/>
              <w:jc w:val="center"/>
              <w:rPr>
                <w:sz w:val="22"/>
                <w:szCs w:val="22"/>
                <w:lang w:val="en-US"/>
              </w:rPr>
            </w:pPr>
            <w:r w:rsidRPr="00657974">
              <w:rPr>
                <w:sz w:val="22"/>
                <w:szCs w:val="22"/>
                <w:lang w:val="en-US"/>
              </w:rPr>
              <w:t>23 192</w:t>
            </w:r>
          </w:p>
        </w:tc>
      </w:tr>
      <w:tr w:rsidR="00433523" w14:paraId="153B32AE" w14:textId="77777777" w:rsidTr="000E50D0">
        <w:tc>
          <w:tcPr>
            <w:tcW w:w="3018" w:type="dxa"/>
          </w:tcPr>
          <w:p w14:paraId="73ACEA8B" w14:textId="6D850B9C" w:rsidR="00433523" w:rsidRPr="00657974" w:rsidRDefault="00433523" w:rsidP="00CF6CDE">
            <w:pPr>
              <w:spacing w:line="276" w:lineRule="auto"/>
              <w:jc w:val="center"/>
              <w:rPr>
                <w:sz w:val="22"/>
                <w:szCs w:val="22"/>
                <w:lang w:val="en-US"/>
              </w:rPr>
            </w:pPr>
            <w:r w:rsidRPr="00657974">
              <w:rPr>
                <w:sz w:val="22"/>
                <w:szCs w:val="22"/>
                <w:lang w:val="en-US"/>
              </w:rPr>
              <w:t>N°10</w:t>
            </w:r>
          </w:p>
        </w:tc>
        <w:tc>
          <w:tcPr>
            <w:tcW w:w="3019" w:type="dxa"/>
          </w:tcPr>
          <w:p w14:paraId="4BAECA2F" w14:textId="0730020C" w:rsidR="00433523" w:rsidRPr="00657974" w:rsidRDefault="000E50D0" w:rsidP="00CF6CDE">
            <w:pPr>
              <w:spacing w:line="276" w:lineRule="auto"/>
              <w:jc w:val="center"/>
              <w:rPr>
                <w:sz w:val="22"/>
                <w:szCs w:val="22"/>
                <w:lang w:val="en-US"/>
              </w:rPr>
            </w:pPr>
            <w:r w:rsidRPr="00657974">
              <w:rPr>
                <w:sz w:val="22"/>
                <w:szCs w:val="22"/>
                <w:lang w:val="en-US"/>
              </w:rPr>
              <w:t>via</w:t>
            </w:r>
          </w:p>
        </w:tc>
        <w:tc>
          <w:tcPr>
            <w:tcW w:w="3019" w:type="dxa"/>
          </w:tcPr>
          <w:p w14:paraId="0B8F584D" w14:textId="382D6DFB" w:rsidR="00433523" w:rsidRPr="00657974" w:rsidRDefault="000E50D0" w:rsidP="00CF6CDE">
            <w:pPr>
              <w:spacing w:line="276" w:lineRule="auto"/>
              <w:jc w:val="center"/>
              <w:rPr>
                <w:sz w:val="22"/>
                <w:szCs w:val="22"/>
                <w:lang w:val="en-US"/>
              </w:rPr>
            </w:pPr>
            <w:r w:rsidRPr="00657974">
              <w:rPr>
                <w:sz w:val="22"/>
                <w:szCs w:val="22"/>
                <w:lang w:val="en-US"/>
              </w:rPr>
              <w:t>20 499</w:t>
            </w:r>
          </w:p>
        </w:tc>
      </w:tr>
    </w:tbl>
    <w:p w14:paraId="3E4AD12F" w14:textId="5747CEEA" w:rsidR="00433523" w:rsidRDefault="00433523" w:rsidP="00CF6CDE">
      <w:pPr>
        <w:spacing w:line="276" w:lineRule="auto"/>
        <w:jc w:val="both"/>
        <w:rPr>
          <w:lang w:val="en-US"/>
        </w:rPr>
      </w:pPr>
    </w:p>
    <w:p w14:paraId="78D9D4D9" w14:textId="26E71EB8" w:rsidR="00433523" w:rsidRDefault="000E50D0" w:rsidP="00CF6CDE">
      <w:pPr>
        <w:spacing w:line="276" w:lineRule="auto"/>
        <w:jc w:val="both"/>
        <w:rPr>
          <w:lang w:val="en-US"/>
        </w:rPr>
      </w:pPr>
      <w:r>
        <w:rPr>
          <w:lang w:val="en-US"/>
        </w:rPr>
        <w:t>We can see where the interest of most tweet is. Out of the top 10 most frequent words, 4 words (</w:t>
      </w:r>
      <w:proofErr w:type="spellStart"/>
      <w:r>
        <w:rPr>
          <w:lang w:val="en-US"/>
        </w:rPr>
        <w:t>emiss</w:t>
      </w:r>
      <w:proofErr w:type="spellEnd"/>
      <w:r>
        <w:rPr>
          <w:lang w:val="en-US"/>
        </w:rPr>
        <w:t xml:space="preserve">, scandal, cheat, test) and possibly two others (diesel, </w:t>
      </w:r>
      <w:proofErr w:type="spellStart"/>
      <w:r>
        <w:rPr>
          <w:lang w:val="en-US"/>
        </w:rPr>
        <w:t>ceo</w:t>
      </w:r>
      <w:proofErr w:type="spellEnd"/>
      <w:r>
        <w:rPr>
          <w:lang w:val="en-US"/>
        </w:rPr>
        <w:t>) refers to the Volkswagen scandal.</w:t>
      </w:r>
    </w:p>
    <w:p w14:paraId="0B924007" w14:textId="04AF1574" w:rsidR="00800416" w:rsidRDefault="00800416" w:rsidP="00CF6CDE">
      <w:pPr>
        <w:spacing w:line="276" w:lineRule="auto"/>
        <w:jc w:val="both"/>
        <w:rPr>
          <w:lang w:val="en-US"/>
        </w:rPr>
      </w:pPr>
    </w:p>
    <w:p w14:paraId="4BD6AC80" w14:textId="7A52F591" w:rsidR="00800416" w:rsidRDefault="00800416" w:rsidP="00CF6CDE">
      <w:pPr>
        <w:spacing w:line="276" w:lineRule="auto"/>
        <w:jc w:val="both"/>
        <w:rPr>
          <w:lang w:val="en-US"/>
        </w:rPr>
      </w:pPr>
      <w:r>
        <w:rPr>
          <w:lang w:val="en-US"/>
        </w:rPr>
        <w:t xml:space="preserve">To strengthen the analysis, we will not only focus on the 10 most frequent words, but we are going to go look for the 150 most frequent. In order to keep it understandable we are going to draw word clouds to help us grasp the main topics discussed in the tweets. We used the Python package </w:t>
      </w:r>
      <w:proofErr w:type="spellStart"/>
      <w:r>
        <w:rPr>
          <w:lang w:val="en-US"/>
        </w:rPr>
        <w:t>wordcloud</w:t>
      </w:r>
      <w:proofErr w:type="spellEnd"/>
      <w:r>
        <w:rPr>
          <w:rStyle w:val="FootnoteReference"/>
          <w:lang w:val="en-US"/>
        </w:rPr>
        <w:footnoteReference w:id="12"/>
      </w:r>
      <w:r w:rsidR="0048617A">
        <w:rPr>
          <w:lang w:val="en-US"/>
        </w:rPr>
        <w:t xml:space="preserve"> to generate the word clouds from the frequency distribution of every word.</w:t>
      </w:r>
    </w:p>
    <w:p w14:paraId="5BA3B6A2" w14:textId="301BA90E" w:rsidR="00CC3D3E" w:rsidRDefault="00CC3D3E" w:rsidP="00CF6CDE">
      <w:pPr>
        <w:spacing w:line="276" w:lineRule="auto"/>
        <w:jc w:val="both"/>
        <w:rPr>
          <w:lang w:val="en-US"/>
        </w:rPr>
      </w:pPr>
    </w:p>
    <w:p w14:paraId="3031512F" w14:textId="1DF0BEA0" w:rsidR="00CC3D3E" w:rsidRDefault="00C42E75" w:rsidP="00CF6CDE">
      <w:pPr>
        <w:spacing w:line="276" w:lineRule="auto"/>
        <w:jc w:val="both"/>
        <w:rPr>
          <w:lang w:val="en-US"/>
        </w:rPr>
      </w:pPr>
      <w:r>
        <w:rPr>
          <w:lang w:val="en-US"/>
        </w:rPr>
        <w:t xml:space="preserve">Word clouds is a smart way of displaying the most frequent, or important word in a corpus. In a business point of view, it can help identify customers’ pain points. As the words vary in size according to their frequency the bigger words mean that they bear a lot of importance. In our </w:t>
      </w:r>
      <w:r>
        <w:rPr>
          <w:lang w:val="en-US"/>
        </w:rPr>
        <w:lastRenderedPageBreak/>
        <w:t xml:space="preserve">context, bigger words would mean the most tweeted. Of course, we will find again the same words as in the top 10, but the others are as significant. </w:t>
      </w:r>
    </w:p>
    <w:p w14:paraId="124790F3" w14:textId="63E1FB83" w:rsidR="00CC3D3E" w:rsidRDefault="00CC3D3E" w:rsidP="00CF6CDE">
      <w:pPr>
        <w:spacing w:line="276" w:lineRule="auto"/>
        <w:jc w:val="both"/>
        <w:rPr>
          <w:lang w:val="en-US"/>
        </w:rPr>
      </w:pPr>
    </w:p>
    <w:p w14:paraId="6F7AC2DA" w14:textId="4782A9A1" w:rsidR="00C42E75" w:rsidRDefault="00C42E75" w:rsidP="00CF6CDE">
      <w:pPr>
        <w:spacing w:line="276" w:lineRule="auto"/>
        <w:jc w:val="both"/>
        <w:rPr>
          <w:lang w:val="en-US"/>
        </w:rPr>
      </w:pPr>
      <w:r>
        <w:rPr>
          <w:lang w:val="en-US"/>
        </w:rPr>
        <w:t>In the word cloud below (</w:t>
      </w:r>
      <w:r w:rsidRPr="00203560">
        <w:rPr>
          <w:b/>
          <w:bCs/>
          <w:lang w:val="en-US"/>
        </w:rPr>
        <w:t>Figure 1</w:t>
      </w:r>
      <w:r>
        <w:rPr>
          <w:lang w:val="en-US"/>
        </w:rPr>
        <w:t xml:space="preserve">), we notice a lot of words around the former Volkswagen CEO Martin Winterkorn with words as </w:t>
      </w:r>
      <w:r w:rsidRPr="00C42E75">
        <w:rPr>
          <w:i/>
          <w:iCs/>
          <w:lang w:val="en-US"/>
        </w:rPr>
        <w:t>chief</w:t>
      </w:r>
      <w:r>
        <w:rPr>
          <w:lang w:val="en-US"/>
        </w:rPr>
        <w:t xml:space="preserve">, </w:t>
      </w:r>
      <w:r w:rsidRPr="00C42E75">
        <w:rPr>
          <w:i/>
          <w:iCs/>
          <w:lang w:val="en-US"/>
        </w:rPr>
        <w:t>boss</w:t>
      </w:r>
      <w:r>
        <w:rPr>
          <w:lang w:val="en-US"/>
        </w:rPr>
        <w:t xml:space="preserve">, </w:t>
      </w:r>
      <w:proofErr w:type="spellStart"/>
      <w:r w:rsidRPr="00C42E75">
        <w:rPr>
          <w:i/>
          <w:iCs/>
          <w:lang w:val="en-US"/>
        </w:rPr>
        <w:t>ceo</w:t>
      </w:r>
      <w:proofErr w:type="spellEnd"/>
      <w:r>
        <w:rPr>
          <w:lang w:val="en-US"/>
        </w:rPr>
        <w:t xml:space="preserve">, </w:t>
      </w:r>
      <w:r w:rsidRPr="00C42E75">
        <w:rPr>
          <w:i/>
          <w:iCs/>
          <w:lang w:val="en-US"/>
        </w:rPr>
        <w:t>martin</w:t>
      </w:r>
      <w:r>
        <w:rPr>
          <w:lang w:val="en-US"/>
        </w:rPr>
        <w:t xml:space="preserve">, </w:t>
      </w:r>
      <w:proofErr w:type="spellStart"/>
      <w:r w:rsidRPr="00C42E75">
        <w:rPr>
          <w:i/>
          <w:iCs/>
          <w:lang w:val="en-US"/>
        </w:rPr>
        <w:t>winterkorn</w:t>
      </w:r>
      <w:proofErr w:type="spellEnd"/>
      <w:r>
        <w:rPr>
          <w:lang w:val="en-US"/>
        </w:rPr>
        <w:t xml:space="preserve">, </w:t>
      </w:r>
      <w:r w:rsidRPr="00C42E75">
        <w:rPr>
          <w:i/>
          <w:iCs/>
          <w:lang w:val="en-US"/>
        </w:rPr>
        <w:t>board</w:t>
      </w:r>
      <w:r>
        <w:rPr>
          <w:lang w:val="en-US"/>
        </w:rPr>
        <w:t xml:space="preserve">, </w:t>
      </w:r>
      <w:r w:rsidRPr="00C42E75">
        <w:rPr>
          <w:i/>
          <w:iCs/>
          <w:lang w:val="en-US"/>
        </w:rPr>
        <w:t>resign</w:t>
      </w:r>
      <w:r>
        <w:rPr>
          <w:lang w:val="en-US"/>
        </w:rPr>
        <w:t xml:space="preserve">, </w:t>
      </w:r>
      <w:proofErr w:type="spellStart"/>
      <w:r w:rsidRPr="00C42E75">
        <w:rPr>
          <w:i/>
          <w:iCs/>
          <w:lang w:val="en-US"/>
        </w:rPr>
        <w:t>execut</w:t>
      </w:r>
      <w:proofErr w:type="spellEnd"/>
      <w:r>
        <w:rPr>
          <w:lang w:val="en-US"/>
        </w:rPr>
        <w:t xml:space="preserve"> (for executive for example)</w:t>
      </w:r>
      <w:r w:rsidR="00213EE9">
        <w:rPr>
          <w:lang w:val="en-US"/>
        </w:rPr>
        <w:t xml:space="preserve">. We can also notice reference to the stock price of Volkswagen with </w:t>
      </w:r>
      <w:r w:rsidR="00213EE9" w:rsidRPr="00213EE9">
        <w:rPr>
          <w:i/>
          <w:iCs/>
          <w:lang w:val="en-US"/>
        </w:rPr>
        <w:t>price</w:t>
      </w:r>
      <w:r w:rsidR="00213EE9">
        <w:rPr>
          <w:lang w:val="en-US"/>
        </w:rPr>
        <w:t xml:space="preserve">, </w:t>
      </w:r>
      <w:r w:rsidR="00213EE9" w:rsidRPr="00213EE9">
        <w:rPr>
          <w:i/>
          <w:iCs/>
          <w:lang w:val="en-US"/>
        </w:rPr>
        <w:t>action</w:t>
      </w:r>
      <w:r w:rsidR="00213EE9">
        <w:rPr>
          <w:lang w:val="en-US"/>
        </w:rPr>
        <w:t xml:space="preserve">, </w:t>
      </w:r>
      <w:r w:rsidR="00213EE9" w:rsidRPr="00213EE9">
        <w:rPr>
          <w:i/>
          <w:iCs/>
          <w:lang w:val="en-US"/>
        </w:rPr>
        <w:t>market</w:t>
      </w:r>
      <w:r w:rsidR="00213EE9">
        <w:rPr>
          <w:lang w:val="en-US"/>
        </w:rPr>
        <w:t xml:space="preserve">, </w:t>
      </w:r>
      <w:r w:rsidR="00213EE9" w:rsidRPr="00213EE9">
        <w:rPr>
          <w:i/>
          <w:iCs/>
          <w:lang w:val="en-US"/>
        </w:rPr>
        <w:t>stock</w:t>
      </w:r>
      <w:r w:rsidR="00213EE9">
        <w:rPr>
          <w:lang w:val="en-US"/>
        </w:rPr>
        <w:t xml:space="preserve">. </w:t>
      </w:r>
      <w:r w:rsidR="00BA4842">
        <w:rPr>
          <w:lang w:val="en-US"/>
        </w:rPr>
        <w:t>We find</w:t>
      </w:r>
      <w:r w:rsidR="008573E3">
        <w:rPr>
          <w:lang w:val="en-US"/>
        </w:rPr>
        <w:t xml:space="preserve"> among all the tweets about the scandal some more common with words like </w:t>
      </w:r>
      <w:r w:rsidR="008573E3" w:rsidRPr="008573E3">
        <w:rPr>
          <w:i/>
          <w:iCs/>
          <w:lang w:val="en-US"/>
        </w:rPr>
        <w:t>sale</w:t>
      </w:r>
      <w:r w:rsidR="008573E3">
        <w:rPr>
          <w:lang w:val="en-US"/>
        </w:rPr>
        <w:t xml:space="preserve">, </w:t>
      </w:r>
      <w:proofErr w:type="spellStart"/>
      <w:r w:rsidR="008573E3" w:rsidRPr="008573E3">
        <w:rPr>
          <w:i/>
          <w:iCs/>
          <w:lang w:val="en-US"/>
        </w:rPr>
        <w:t>audi</w:t>
      </w:r>
      <w:proofErr w:type="spellEnd"/>
      <w:r w:rsidR="008573E3">
        <w:rPr>
          <w:lang w:val="en-US"/>
        </w:rPr>
        <w:t xml:space="preserve">, </w:t>
      </w:r>
      <w:r w:rsidR="008573E3" w:rsidRPr="008573E3">
        <w:rPr>
          <w:i/>
          <w:iCs/>
          <w:lang w:val="en-US"/>
        </w:rPr>
        <w:t>golf</w:t>
      </w:r>
      <w:r w:rsidR="008573E3">
        <w:rPr>
          <w:lang w:val="en-US"/>
        </w:rPr>
        <w:t xml:space="preserve">, </w:t>
      </w:r>
      <w:r w:rsidR="008573E3" w:rsidRPr="008573E3">
        <w:rPr>
          <w:i/>
          <w:iCs/>
          <w:lang w:val="en-US"/>
        </w:rPr>
        <w:t>buy</w:t>
      </w:r>
      <w:r w:rsidR="008573E3">
        <w:rPr>
          <w:lang w:val="en-US"/>
        </w:rPr>
        <w:t xml:space="preserve">, </w:t>
      </w:r>
      <w:proofErr w:type="spellStart"/>
      <w:r w:rsidR="008573E3" w:rsidRPr="008573E3">
        <w:rPr>
          <w:i/>
          <w:iCs/>
          <w:lang w:val="en-US"/>
        </w:rPr>
        <w:t>beetl</w:t>
      </w:r>
      <w:proofErr w:type="spellEnd"/>
      <w:r w:rsidR="008573E3">
        <w:rPr>
          <w:lang w:val="en-US"/>
        </w:rPr>
        <w:t xml:space="preserve"> (for beetle one of their car), </w:t>
      </w:r>
      <w:proofErr w:type="spellStart"/>
      <w:r w:rsidR="008573E3" w:rsidRPr="008573E3">
        <w:rPr>
          <w:i/>
          <w:iCs/>
          <w:lang w:val="en-US"/>
        </w:rPr>
        <w:t>po</w:t>
      </w:r>
      <w:r w:rsidR="008573E3">
        <w:rPr>
          <w:i/>
          <w:iCs/>
          <w:lang w:val="en-US"/>
        </w:rPr>
        <w:t>r</w:t>
      </w:r>
      <w:r w:rsidR="008573E3" w:rsidRPr="008573E3">
        <w:rPr>
          <w:i/>
          <w:iCs/>
          <w:lang w:val="en-US"/>
        </w:rPr>
        <w:t>sch</w:t>
      </w:r>
      <w:proofErr w:type="spellEnd"/>
      <w:r w:rsidR="008573E3">
        <w:rPr>
          <w:lang w:val="en-US"/>
        </w:rPr>
        <w:t xml:space="preserve"> (for Porsche the brand).</w:t>
      </w:r>
    </w:p>
    <w:p w14:paraId="6CF0C444" w14:textId="6BA650AC" w:rsidR="00C42E75" w:rsidRDefault="00C42E75" w:rsidP="00CF6CDE">
      <w:pPr>
        <w:spacing w:line="276" w:lineRule="auto"/>
        <w:jc w:val="both"/>
        <w:rPr>
          <w:lang w:val="en-US"/>
        </w:rPr>
      </w:pPr>
    </w:p>
    <w:p w14:paraId="6671CCF2" w14:textId="4E7B1BB0" w:rsidR="00C42E75" w:rsidRPr="00C42E75" w:rsidRDefault="00C42E75" w:rsidP="00CF6CDE">
      <w:pPr>
        <w:spacing w:line="276" w:lineRule="auto"/>
        <w:jc w:val="both"/>
        <w:rPr>
          <w:b/>
          <w:bCs/>
          <w:lang w:val="en-US"/>
        </w:rPr>
      </w:pPr>
      <w:r w:rsidRPr="00C42E75">
        <w:rPr>
          <w:b/>
          <w:bCs/>
          <w:lang w:val="en-US"/>
        </w:rPr>
        <w:t>Figure 1</w:t>
      </w:r>
    </w:p>
    <w:p w14:paraId="2E2A0FBE" w14:textId="78579F25" w:rsidR="00CC3D3E" w:rsidRDefault="00D03BC6" w:rsidP="00CF6CDE">
      <w:pPr>
        <w:spacing w:line="276" w:lineRule="auto"/>
        <w:jc w:val="both"/>
        <w:rPr>
          <w:lang w:val="en-US"/>
        </w:rPr>
      </w:pPr>
      <w:r>
        <w:rPr>
          <w:noProof/>
          <w:lang w:val="en-US"/>
        </w:rPr>
        <w:drawing>
          <wp:inline distT="0" distB="0" distL="0" distR="0" wp14:anchorId="6F61C4D6" wp14:editId="40502EC3">
            <wp:extent cx="5756910" cy="467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cloud_work.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389E688F" w14:textId="4254AC59" w:rsidR="00D03BC6" w:rsidRDefault="00D03BC6" w:rsidP="00CF6CDE">
      <w:pPr>
        <w:spacing w:line="276" w:lineRule="auto"/>
        <w:jc w:val="both"/>
        <w:rPr>
          <w:lang w:val="en-US"/>
        </w:rPr>
      </w:pPr>
      <w:r>
        <w:rPr>
          <w:lang w:val="en-US"/>
        </w:rPr>
        <w:t xml:space="preserve">We will also look at the hashtags used in the corpus of tweet because it is a highly relevant information on Twitter. However, on that corpus, it appears that hashtags are more of a noise than anything else. In </w:t>
      </w:r>
      <w:r w:rsidRPr="00203560">
        <w:rPr>
          <w:b/>
          <w:bCs/>
          <w:lang w:val="en-US"/>
        </w:rPr>
        <w:t>Figure 2</w:t>
      </w:r>
      <w:r>
        <w:rPr>
          <w:lang w:val="en-US"/>
        </w:rPr>
        <w:t xml:space="preserve">, we can see things like </w:t>
      </w:r>
      <w:r w:rsidRPr="00220DDF">
        <w:rPr>
          <w:i/>
          <w:iCs/>
          <w:lang w:val="en-US"/>
        </w:rPr>
        <w:t>#</w:t>
      </w:r>
      <w:proofErr w:type="spellStart"/>
      <w:r w:rsidRPr="00220DDF">
        <w:rPr>
          <w:i/>
          <w:iCs/>
          <w:lang w:val="en-US"/>
        </w:rPr>
        <w:t>freedomforkesha</w:t>
      </w:r>
      <w:proofErr w:type="spellEnd"/>
      <w:r>
        <w:rPr>
          <w:lang w:val="en-US"/>
        </w:rPr>
        <w:t xml:space="preserve">, </w:t>
      </w:r>
      <w:r w:rsidRPr="00220DDF">
        <w:rPr>
          <w:i/>
          <w:iCs/>
          <w:lang w:val="en-US"/>
        </w:rPr>
        <w:t>#</w:t>
      </w:r>
      <w:proofErr w:type="spellStart"/>
      <w:r w:rsidRPr="00220DDF">
        <w:rPr>
          <w:i/>
          <w:iCs/>
          <w:lang w:val="en-US"/>
        </w:rPr>
        <w:t>worldrhinoday</w:t>
      </w:r>
      <w:proofErr w:type="spellEnd"/>
      <w:r>
        <w:rPr>
          <w:lang w:val="en-US"/>
        </w:rPr>
        <w:t xml:space="preserve"> or </w:t>
      </w:r>
      <w:r w:rsidRPr="00220DDF">
        <w:rPr>
          <w:i/>
          <w:iCs/>
          <w:lang w:val="en-US"/>
        </w:rPr>
        <w:t>#</w:t>
      </w:r>
      <w:proofErr w:type="spellStart"/>
      <w:r w:rsidRPr="00220DDF">
        <w:rPr>
          <w:i/>
          <w:iCs/>
          <w:lang w:val="en-US"/>
        </w:rPr>
        <w:t>madeintheam</w:t>
      </w:r>
      <w:proofErr w:type="spellEnd"/>
      <w:r>
        <w:rPr>
          <w:lang w:val="en-US"/>
        </w:rPr>
        <w:t xml:space="preserve"> that bear no sense and that actually are bots polluting the space (see </w:t>
      </w:r>
      <w:r w:rsidRPr="00203560">
        <w:rPr>
          <w:b/>
          <w:bCs/>
          <w:lang w:val="en-US"/>
        </w:rPr>
        <w:t>Figure 3</w:t>
      </w:r>
      <w:r>
        <w:rPr>
          <w:lang w:val="en-US"/>
        </w:rPr>
        <w:t>).</w:t>
      </w:r>
      <w:r w:rsidR="00220DDF">
        <w:rPr>
          <w:lang w:val="en-US"/>
        </w:rPr>
        <w:t xml:space="preserve"> You can still see some relevant though with </w:t>
      </w:r>
      <w:r w:rsidR="00220DDF" w:rsidRPr="00220DDF">
        <w:rPr>
          <w:i/>
          <w:iCs/>
          <w:lang w:val="en-US"/>
        </w:rPr>
        <w:t>#fraud</w:t>
      </w:r>
      <w:r w:rsidR="00220DDF">
        <w:rPr>
          <w:lang w:val="en-US"/>
        </w:rPr>
        <w:t xml:space="preserve">, </w:t>
      </w:r>
      <w:r w:rsidR="00220DDF" w:rsidRPr="00220DDF">
        <w:rPr>
          <w:i/>
          <w:iCs/>
          <w:lang w:val="en-US"/>
        </w:rPr>
        <w:t>#</w:t>
      </w:r>
      <w:proofErr w:type="spellStart"/>
      <w:r w:rsidR="00220DDF" w:rsidRPr="00220DDF">
        <w:rPr>
          <w:i/>
          <w:iCs/>
          <w:lang w:val="en-US"/>
        </w:rPr>
        <w:t>dieselgate</w:t>
      </w:r>
      <w:proofErr w:type="spellEnd"/>
      <w:r w:rsidR="00220DDF">
        <w:rPr>
          <w:lang w:val="en-US"/>
        </w:rPr>
        <w:t xml:space="preserve"> or </w:t>
      </w:r>
      <w:r w:rsidR="00220DDF" w:rsidRPr="00220DDF">
        <w:rPr>
          <w:i/>
          <w:iCs/>
          <w:lang w:val="en-US"/>
        </w:rPr>
        <w:t>#</w:t>
      </w:r>
      <w:proofErr w:type="spellStart"/>
      <w:r w:rsidR="00220DDF" w:rsidRPr="00220DDF">
        <w:rPr>
          <w:i/>
          <w:iCs/>
          <w:lang w:val="en-US"/>
        </w:rPr>
        <w:t>vwscandal</w:t>
      </w:r>
      <w:proofErr w:type="spellEnd"/>
      <w:r w:rsidR="00220DDF">
        <w:rPr>
          <w:lang w:val="en-US"/>
        </w:rPr>
        <w:t>.</w:t>
      </w:r>
    </w:p>
    <w:p w14:paraId="456497DE" w14:textId="3F22FFB5" w:rsidR="00220DDF" w:rsidRDefault="00220DDF" w:rsidP="00CF6CDE">
      <w:pPr>
        <w:spacing w:line="276" w:lineRule="auto"/>
        <w:jc w:val="both"/>
        <w:rPr>
          <w:lang w:val="en-US"/>
        </w:rPr>
      </w:pPr>
    </w:p>
    <w:p w14:paraId="3CB89759" w14:textId="0DC5CD0A" w:rsidR="00220DDF" w:rsidRDefault="00220DDF" w:rsidP="00CF6CDE">
      <w:pPr>
        <w:spacing w:line="276" w:lineRule="auto"/>
        <w:jc w:val="both"/>
        <w:rPr>
          <w:lang w:val="en-US"/>
        </w:rPr>
      </w:pPr>
      <w:r>
        <w:rPr>
          <w:lang w:val="en-US"/>
        </w:rPr>
        <w:lastRenderedPageBreak/>
        <w:t>In fact, bots are a large part of Twitter’s traffic, especially in 2015 when Twitter had not yet strengthened its automation rules</w:t>
      </w:r>
      <w:r>
        <w:rPr>
          <w:rStyle w:val="FootnoteReference"/>
          <w:lang w:val="en-US"/>
        </w:rPr>
        <w:footnoteReference w:id="13"/>
      </w:r>
      <w:r>
        <w:rPr>
          <w:lang w:val="en-US"/>
        </w:rPr>
        <w:t xml:space="preserve">. These bots use a large quantity of hashtags to try to stay relevant and have a proportion to post the same post all over again. For example, the tweet in </w:t>
      </w:r>
      <w:r w:rsidRPr="00203560">
        <w:rPr>
          <w:b/>
          <w:bCs/>
          <w:lang w:val="en-US"/>
        </w:rPr>
        <w:t>Figure 3</w:t>
      </w:r>
      <w:r>
        <w:rPr>
          <w:lang w:val="en-US"/>
        </w:rPr>
        <w:t xml:space="preserve"> has been posted by the account </w:t>
      </w:r>
      <w:r w:rsidR="00203560">
        <w:rPr>
          <w:lang w:val="en-US"/>
        </w:rPr>
        <w:t>893 times!</w:t>
      </w:r>
    </w:p>
    <w:p w14:paraId="5ADAD479" w14:textId="18160678" w:rsidR="00D03BC6" w:rsidRDefault="00D03BC6" w:rsidP="00CF6CDE">
      <w:pPr>
        <w:spacing w:line="276" w:lineRule="auto"/>
        <w:jc w:val="both"/>
        <w:rPr>
          <w:lang w:val="en-US"/>
        </w:rPr>
      </w:pPr>
    </w:p>
    <w:p w14:paraId="2002DB46" w14:textId="7E07BF90" w:rsidR="00D03BC6" w:rsidRPr="00D03BC6" w:rsidRDefault="00D03BC6" w:rsidP="00CF6CDE">
      <w:pPr>
        <w:spacing w:line="276" w:lineRule="auto"/>
        <w:jc w:val="both"/>
        <w:rPr>
          <w:b/>
          <w:bCs/>
          <w:lang w:val="en-US"/>
        </w:rPr>
      </w:pPr>
      <w:r w:rsidRPr="00D03BC6">
        <w:rPr>
          <w:b/>
          <w:bCs/>
          <w:lang w:val="en-US"/>
        </w:rPr>
        <w:t>Figure 2</w:t>
      </w:r>
      <w:r>
        <w:rPr>
          <w:b/>
          <w:bCs/>
          <w:lang w:val="en-US"/>
        </w:rPr>
        <w:t xml:space="preserve"> – Word Cloud by hashtags</w:t>
      </w:r>
    </w:p>
    <w:p w14:paraId="0989A4C4" w14:textId="6331051A" w:rsidR="00CC3D3E" w:rsidRDefault="00D03BC6" w:rsidP="00CF6CDE">
      <w:pPr>
        <w:spacing w:line="276" w:lineRule="auto"/>
        <w:jc w:val="both"/>
        <w:rPr>
          <w:lang w:val="en-US"/>
        </w:rPr>
      </w:pPr>
      <w:r>
        <w:rPr>
          <w:noProof/>
          <w:lang w:val="en-US"/>
        </w:rPr>
        <w:drawing>
          <wp:inline distT="0" distB="0" distL="0" distR="0" wp14:anchorId="6A9D9F31" wp14:editId="6C776D60">
            <wp:extent cx="5756910" cy="467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hashtags.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1E849D23" w14:textId="698EEAD5" w:rsidR="00433523" w:rsidRDefault="00433523" w:rsidP="00CF6CDE">
      <w:pPr>
        <w:spacing w:line="276" w:lineRule="auto"/>
        <w:jc w:val="both"/>
        <w:rPr>
          <w:lang w:val="en-US"/>
        </w:rPr>
      </w:pPr>
    </w:p>
    <w:p w14:paraId="2AD3E710" w14:textId="6BBF8A0E" w:rsidR="00220DDF" w:rsidRPr="00220DDF" w:rsidRDefault="00220DDF" w:rsidP="00CF6CDE">
      <w:pPr>
        <w:spacing w:line="276" w:lineRule="auto"/>
        <w:jc w:val="both"/>
        <w:rPr>
          <w:b/>
          <w:bCs/>
          <w:lang w:val="en-US"/>
        </w:rPr>
      </w:pPr>
      <w:r w:rsidRPr="00220DDF">
        <w:rPr>
          <w:b/>
          <w:bCs/>
          <w:lang w:val="en-US"/>
        </w:rPr>
        <w:t>Figure 3 – Screenshot of a bot</w:t>
      </w:r>
    </w:p>
    <w:p w14:paraId="1DDE1B60" w14:textId="7FF3F0E8" w:rsidR="00220DDF" w:rsidRDefault="00220DDF" w:rsidP="00CF6CDE">
      <w:pPr>
        <w:spacing w:line="276" w:lineRule="auto"/>
        <w:jc w:val="both"/>
        <w:rPr>
          <w:lang w:val="en-US"/>
        </w:rPr>
      </w:pPr>
      <w:r>
        <w:rPr>
          <w:noProof/>
          <w:lang w:val="en-US"/>
        </w:rPr>
        <w:drawing>
          <wp:inline distT="0" distB="0" distL="0" distR="0" wp14:anchorId="4C6DF635" wp14:editId="36A907D2">
            <wp:extent cx="2884516" cy="203914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Bot.png"/>
                    <pic:cNvPicPr/>
                  </pic:nvPicPr>
                  <pic:blipFill>
                    <a:blip r:embed="rId12">
                      <a:extLst>
                        <a:ext uri="{28A0092B-C50C-407E-A947-70E740481C1C}">
                          <a14:useLocalDpi xmlns:a14="http://schemas.microsoft.com/office/drawing/2010/main" val="0"/>
                        </a:ext>
                      </a:extLst>
                    </a:blip>
                    <a:stretch>
                      <a:fillRect/>
                    </a:stretch>
                  </pic:blipFill>
                  <pic:spPr>
                    <a:xfrm>
                      <a:off x="0" y="0"/>
                      <a:ext cx="2891421" cy="2044023"/>
                    </a:xfrm>
                    <a:prstGeom prst="rect">
                      <a:avLst/>
                    </a:prstGeom>
                  </pic:spPr>
                </pic:pic>
              </a:graphicData>
            </a:graphic>
          </wp:inline>
        </w:drawing>
      </w:r>
    </w:p>
    <w:p w14:paraId="1067073E" w14:textId="54813637" w:rsidR="00220DDF" w:rsidRDefault="00220DDF" w:rsidP="00CF6CDE">
      <w:pPr>
        <w:spacing w:line="276" w:lineRule="auto"/>
        <w:jc w:val="both"/>
        <w:rPr>
          <w:lang w:val="en-US"/>
        </w:rPr>
      </w:pPr>
    </w:p>
    <w:p w14:paraId="7C09CBD8" w14:textId="25A6E303" w:rsidR="00203560" w:rsidRDefault="00203560" w:rsidP="00CF6CDE">
      <w:pPr>
        <w:spacing w:line="276" w:lineRule="auto"/>
        <w:jc w:val="both"/>
        <w:rPr>
          <w:lang w:val="en-US"/>
        </w:rPr>
      </w:pPr>
      <w:r>
        <w:rPr>
          <w:lang w:val="en-US"/>
        </w:rPr>
        <w:t>Finally, for the word clouds, we are going to split our corpus of tweets in 7 parts from the most recent to the oldest. We choose 7 because it allows to have the same number of tweets in all splits. The output will be 7 different word clouds that will represent the evolution of the words used through our studied period, from September 1</w:t>
      </w:r>
      <w:r w:rsidRPr="00203560">
        <w:rPr>
          <w:vertAlign w:val="superscript"/>
          <w:lang w:val="en-US"/>
        </w:rPr>
        <w:t>st</w:t>
      </w:r>
      <w:r>
        <w:rPr>
          <w:lang w:val="en-US"/>
        </w:rPr>
        <w:t>, 2015 to October 15</w:t>
      </w:r>
      <w:r w:rsidRPr="00203560">
        <w:rPr>
          <w:vertAlign w:val="superscript"/>
          <w:lang w:val="en-US"/>
        </w:rPr>
        <w:t>th</w:t>
      </w:r>
      <w:r>
        <w:rPr>
          <w:lang w:val="en-US"/>
        </w:rPr>
        <w:t>, 2015. At the beginning of the period, the scandal of Volkswagen was already pretty advanced and words like</w:t>
      </w:r>
      <w:r w:rsidR="00064DF3">
        <w:rPr>
          <w:lang w:val="en-US"/>
        </w:rPr>
        <w:t xml:space="preserve"> </w:t>
      </w:r>
      <w:proofErr w:type="spellStart"/>
      <w:r w:rsidR="00064DF3" w:rsidRPr="00064DF3">
        <w:rPr>
          <w:i/>
          <w:iCs/>
          <w:lang w:val="en-US"/>
        </w:rPr>
        <w:t>emiss</w:t>
      </w:r>
      <w:proofErr w:type="spellEnd"/>
      <w:r w:rsidR="00064DF3">
        <w:rPr>
          <w:lang w:val="en-US"/>
        </w:rPr>
        <w:t xml:space="preserve">, </w:t>
      </w:r>
      <w:r w:rsidR="00064DF3" w:rsidRPr="00064DF3">
        <w:rPr>
          <w:i/>
          <w:iCs/>
          <w:lang w:val="en-US"/>
        </w:rPr>
        <w:t>cheat</w:t>
      </w:r>
      <w:r w:rsidR="00064DF3">
        <w:rPr>
          <w:lang w:val="en-US"/>
        </w:rPr>
        <w:t xml:space="preserve"> and </w:t>
      </w:r>
      <w:r w:rsidR="00064DF3" w:rsidRPr="00064DF3">
        <w:rPr>
          <w:i/>
          <w:iCs/>
          <w:lang w:val="en-US"/>
        </w:rPr>
        <w:t>recall</w:t>
      </w:r>
      <w:r w:rsidR="00064DF3">
        <w:rPr>
          <w:lang w:val="en-US"/>
        </w:rPr>
        <w:t xml:space="preserve">, which is one of the most frequent word in the first word cloud. The more time passes the more words like </w:t>
      </w:r>
      <w:r w:rsidR="00064DF3" w:rsidRPr="00064DF3">
        <w:rPr>
          <w:i/>
          <w:iCs/>
          <w:lang w:val="en-US"/>
        </w:rPr>
        <w:t>scandal</w:t>
      </w:r>
      <w:r w:rsidR="00064DF3">
        <w:rPr>
          <w:lang w:val="en-US"/>
        </w:rPr>
        <w:t xml:space="preserve">, </w:t>
      </w:r>
      <w:proofErr w:type="spellStart"/>
      <w:r w:rsidR="00064DF3" w:rsidRPr="00064DF3">
        <w:rPr>
          <w:i/>
          <w:iCs/>
          <w:lang w:val="en-US"/>
        </w:rPr>
        <w:t>winterkorn</w:t>
      </w:r>
      <w:proofErr w:type="spellEnd"/>
      <w:r w:rsidR="00064DF3">
        <w:rPr>
          <w:lang w:val="en-US"/>
        </w:rPr>
        <w:t xml:space="preserve">, </w:t>
      </w:r>
      <w:proofErr w:type="spellStart"/>
      <w:r w:rsidR="00064DF3" w:rsidRPr="00064DF3">
        <w:rPr>
          <w:i/>
          <w:iCs/>
          <w:lang w:val="en-US"/>
        </w:rPr>
        <w:t>ceo</w:t>
      </w:r>
      <w:proofErr w:type="spellEnd"/>
      <w:r w:rsidR="00064DF3">
        <w:rPr>
          <w:lang w:val="en-US"/>
        </w:rPr>
        <w:t xml:space="preserve"> and </w:t>
      </w:r>
      <w:r w:rsidR="00064DF3" w:rsidRPr="00064DF3">
        <w:rPr>
          <w:i/>
          <w:iCs/>
          <w:lang w:val="en-US"/>
        </w:rPr>
        <w:t>resign</w:t>
      </w:r>
      <w:r w:rsidR="00064DF3">
        <w:rPr>
          <w:lang w:val="en-US"/>
        </w:rPr>
        <w:t xml:space="preserve"> appear.</w:t>
      </w:r>
    </w:p>
    <w:p w14:paraId="0B6C108C" w14:textId="4BC37AD0" w:rsidR="00203560" w:rsidRDefault="00203560" w:rsidP="00CF6CDE">
      <w:pPr>
        <w:spacing w:line="276" w:lineRule="auto"/>
        <w:jc w:val="both"/>
        <w:rPr>
          <w:lang w:val="en-US"/>
        </w:rPr>
      </w:pPr>
    </w:p>
    <w:p w14:paraId="254B60FF" w14:textId="455CECDC" w:rsidR="00203560" w:rsidRPr="00203560" w:rsidRDefault="00203560" w:rsidP="00CF6CDE">
      <w:pPr>
        <w:spacing w:line="276" w:lineRule="auto"/>
        <w:jc w:val="both"/>
        <w:rPr>
          <w:b/>
          <w:bCs/>
          <w:lang w:val="en-US"/>
        </w:rPr>
      </w:pPr>
      <w:r w:rsidRPr="00203560">
        <w:rPr>
          <w:b/>
          <w:bCs/>
          <w:lang w:val="en-US"/>
        </w:rPr>
        <w:t>Figure 3 – 7 Word Clouds throughout September 1</w:t>
      </w:r>
      <w:r w:rsidRPr="00203560">
        <w:rPr>
          <w:b/>
          <w:bCs/>
          <w:vertAlign w:val="superscript"/>
          <w:lang w:val="en-US"/>
        </w:rPr>
        <w:t>st</w:t>
      </w:r>
      <w:r w:rsidRPr="00203560">
        <w:rPr>
          <w:b/>
          <w:bCs/>
          <w:lang w:val="en-US"/>
        </w:rPr>
        <w:t>, 2015 to October 15</w:t>
      </w:r>
      <w:r w:rsidRPr="00203560">
        <w:rPr>
          <w:b/>
          <w:bCs/>
          <w:vertAlign w:val="superscript"/>
          <w:lang w:val="en-US"/>
        </w:rPr>
        <w:t>th</w:t>
      </w:r>
      <w:r w:rsidRPr="00203560">
        <w:rPr>
          <w:b/>
          <w:bCs/>
          <w:lang w:val="en-US"/>
        </w:rPr>
        <w:t>, 2015</w:t>
      </w:r>
    </w:p>
    <w:p w14:paraId="18F79D0D" w14:textId="3C104915" w:rsidR="00203560" w:rsidRDefault="00333DA3" w:rsidP="00CF6CDE">
      <w:pPr>
        <w:spacing w:line="276" w:lineRule="auto"/>
        <w:jc w:val="both"/>
        <w:rPr>
          <w:lang w:val="en-US"/>
        </w:rPr>
      </w:pPr>
      <w:r>
        <w:rPr>
          <w:lang w:val="en-US"/>
        </w:rPr>
        <w:t>The individual word clouds are in Appendices x</w:t>
      </w:r>
    </w:p>
    <w:p w14:paraId="2434FF1F" w14:textId="0E5F9E9E" w:rsidR="00203560" w:rsidRDefault="00333DA3" w:rsidP="00CF6CDE">
      <w:pPr>
        <w:spacing w:line="276" w:lineRule="auto"/>
        <w:jc w:val="both"/>
        <w:rPr>
          <w:lang w:val="en-US"/>
        </w:rPr>
      </w:pPr>
      <w:r>
        <w:rPr>
          <w:noProof/>
          <w:lang w:val="en-US"/>
        </w:rPr>
        <w:drawing>
          <wp:inline distT="0" distB="0" distL="0" distR="0" wp14:anchorId="1E651A0C" wp14:editId="17095144">
            <wp:extent cx="3667218" cy="65297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_spli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7218" cy="6529754"/>
                    </a:xfrm>
                    <a:prstGeom prst="rect">
                      <a:avLst/>
                    </a:prstGeom>
                  </pic:spPr>
                </pic:pic>
              </a:graphicData>
            </a:graphic>
          </wp:inline>
        </w:drawing>
      </w:r>
    </w:p>
    <w:p w14:paraId="4B3BF49C" w14:textId="77777777" w:rsidR="00203560" w:rsidRDefault="00203560" w:rsidP="00CF6CDE">
      <w:pPr>
        <w:spacing w:line="276" w:lineRule="auto"/>
        <w:jc w:val="both"/>
        <w:rPr>
          <w:lang w:val="en-US"/>
        </w:rPr>
      </w:pPr>
    </w:p>
    <w:p w14:paraId="183FEFE5" w14:textId="01832CAF" w:rsidR="00AD129A" w:rsidRDefault="000E50D0" w:rsidP="00CF6CDE">
      <w:pPr>
        <w:spacing w:line="276" w:lineRule="auto"/>
        <w:jc w:val="both"/>
        <w:rPr>
          <w:lang w:val="en-US"/>
        </w:rPr>
      </w:pPr>
      <w:r>
        <w:rPr>
          <w:lang w:val="en-US"/>
        </w:rPr>
        <w:t xml:space="preserve">This interest is also seen in the number of tweets. During the monitoring of a Twitter hashtag of word (here volkswagen), one of the most interesting things to follow is the number of tweets emitted by day. </w:t>
      </w:r>
      <w:r w:rsidR="00E93720">
        <w:rPr>
          <w:lang w:val="en-US"/>
        </w:rPr>
        <w:t>The rise and fall</w:t>
      </w:r>
      <w:r w:rsidR="00657974">
        <w:rPr>
          <w:lang w:val="en-US"/>
        </w:rPr>
        <w:t xml:space="preserve"> of interest</w:t>
      </w:r>
      <w:r w:rsidR="00E93720">
        <w:rPr>
          <w:lang w:val="en-US"/>
        </w:rPr>
        <w:t xml:space="preserve"> in a subject in a social network like Twitter </w:t>
      </w:r>
      <w:proofErr w:type="gramStart"/>
      <w:r w:rsidR="00E93720">
        <w:rPr>
          <w:lang w:val="en-US"/>
        </w:rPr>
        <w:t>is</w:t>
      </w:r>
      <w:proofErr w:type="gramEnd"/>
      <w:r w:rsidR="00657974">
        <w:rPr>
          <w:lang w:val="en-US"/>
        </w:rPr>
        <w:t xml:space="preserve"> highly correlated to the number of tweets written. The more tweets the more likely it is for a user to see at least one about it and react. Most of the time, increase in volume comes from an event that triggers reactions all across the network.</w:t>
      </w:r>
    </w:p>
    <w:p w14:paraId="525EF030" w14:textId="77777777" w:rsidR="00FD5589" w:rsidRDefault="00FD5589" w:rsidP="00CF6CDE">
      <w:pPr>
        <w:spacing w:line="276" w:lineRule="auto"/>
        <w:jc w:val="both"/>
        <w:rPr>
          <w:lang w:val="en-US"/>
        </w:rPr>
      </w:pPr>
    </w:p>
    <w:p w14:paraId="1E591846" w14:textId="42BCF8EF" w:rsidR="00433523" w:rsidRDefault="00AD129A" w:rsidP="00CF6CDE">
      <w:pPr>
        <w:spacing w:line="276" w:lineRule="auto"/>
        <w:jc w:val="both"/>
        <w:rPr>
          <w:lang w:val="en-US"/>
        </w:rPr>
      </w:pPr>
      <w:r>
        <w:rPr>
          <w:lang w:val="en-US"/>
        </w:rPr>
        <w:t>The</w:t>
      </w:r>
      <w:r w:rsidR="000E50D0">
        <w:rPr>
          <w:lang w:val="en-US"/>
        </w:rPr>
        <w:t xml:space="preserve"> following figure (</w:t>
      </w:r>
      <w:r w:rsidR="000E50D0" w:rsidRPr="00203560">
        <w:rPr>
          <w:b/>
          <w:bCs/>
          <w:lang w:val="en-US"/>
        </w:rPr>
        <w:t xml:space="preserve">Figure </w:t>
      </w:r>
      <w:r w:rsidR="00064DF3">
        <w:rPr>
          <w:b/>
          <w:bCs/>
          <w:lang w:val="en-US"/>
        </w:rPr>
        <w:t>4</w:t>
      </w:r>
      <w:r w:rsidR="00D908E0">
        <w:rPr>
          <w:lang w:val="en-US"/>
        </w:rPr>
        <w:t>)</w:t>
      </w:r>
      <w:r>
        <w:rPr>
          <w:lang w:val="en-US"/>
        </w:rPr>
        <w:t xml:space="preserve"> is the number of tweets emitted per day during the studied period. W</w:t>
      </w:r>
      <w:r w:rsidR="000E50D0">
        <w:rPr>
          <w:lang w:val="en-US"/>
        </w:rPr>
        <w:t xml:space="preserve">e can see a </w:t>
      </w:r>
      <w:r w:rsidR="00D908E0">
        <w:rPr>
          <w:lang w:val="en-US"/>
        </w:rPr>
        <w:t>net increase of the number of tweets on September 18</w:t>
      </w:r>
      <w:r w:rsidR="00D908E0" w:rsidRPr="00D908E0">
        <w:rPr>
          <w:vertAlign w:val="superscript"/>
          <w:lang w:val="en-US"/>
        </w:rPr>
        <w:t>th</w:t>
      </w:r>
      <w:r w:rsidR="00D908E0">
        <w:rPr>
          <w:lang w:val="en-US"/>
        </w:rPr>
        <w:t xml:space="preserve">, following the emission of a </w:t>
      </w:r>
      <w:r w:rsidR="00D908E0" w:rsidRPr="005406AD">
        <w:rPr>
          <w:lang w:val="en-US"/>
          <w:rPrChange w:id="93" w:author="VERBEECK Cedric" w:date="2019-06-07T09:59:00Z">
            <w:rPr/>
          </w:rPrChange>
        </w:rPr>
        <w:t xml:space="preserve">Notice of Violation (NOV) of the Clean Air Act on Volkswagen Group by the US </w:t>
      </w:r>
      <w:proofErr w:type="spellStart"/>
      <w:r w:rsidR="00D908E0" w:rsidRPr="005406AD">
        <w:rPr>
          <w:lang w:val="en-US"/>
          <w:rPrChange w:id="94" w:author="VERBEECK Cedric" w:date="2019-06-07T09:59:00Z">
            <w:rPr/>
          </w:rPrChange>
        </w:rPr>
        <w:t>Environnemental</w:t>
      </w:r>
      <w:proofErr w:type="spellEnd"/>
      <w:r w:rsidR="00D908E0" w:rsidRPr="005406AD">
        <w:rPr>
          <w:lang w:val="en-US"/>
          <w:rPrChange w:id="95" w:author="VERBEECK Cedric" w:date="2019-06-07T09:59:00Z">
            <w:rPr/>
          </w:rPrChange>
        </w:rPr>
        <w:t xml:space="preserve"> Protection Agency (EPA)</w:t>
      </w:r>
      <w:r w:rsidR="00D908E0">
        <w:rPr>
          <w:rStyle w:val="FootnoteReference"/>
        </w:rPr>
        <w:footnoteReference w:id="14"/>
      </w:r>
      <w:r w:rsidR="00203560" w:rsidRPr="005406AD">
        <w:rPr>
          <w:lang w:val="en-US"/>
          <w:rPrChange w:id="97" w:author="VERBEECK Cedric" w:date="2019-06-07T09:59:00Z">
            <w:rPr/>
          </w:rPrChange>
        </w:rPr>
        <w:t>.</w:t>
      </w:r>
    </w:p>
    <w:p w14:paraId="72AED657" w14:textId="6A818821" w:rsidR="000E50D0" w:rsidRDefault="000E50D0" w:rsidP="00CF6CDE">
      <w:pPr>
        <w:spacing w:line="276" w:lineRule="auto"/>
        <w:jc w:val="both"/>
        <w:rPr>
          <w:lang w:val="en-US"/>
        </w:rPr>
      </w:pPr>
    </w:p>
    <w:p w14:paraId="282C936C" w14:textId="3D5741E6" w:rsidR="00867C02" w:rsidRPr="00D908E0" w:rsidRDefault="00D908E0" w:rsidP="00CF6CDE">
      <w:pPr>
        <w:spacing w:line="276" w:lineRule="auto"/>
        <w:jc w:val="both"/>
        <w:rPr>
          <w:lang w:val="en-US"/>
        </w:rPr>
      </w:pPr>
      <w:r>
        <w:rPr>
          <w:lang w:val="en-US"/>
        </w:rPr>
        <w:t xml:space="preserve">We also can see the immense increase in volume between September 22th and 23th following among other the resignation of </w:t>
      </w:r>
      <w:r w:rsidRPr="00D908E0">
        <w:rPr>
          <w:lang w:val="en-US"/>
        </w:rPr>
        <w:t>Volkswagen CEO Martin Winterkorn</w:t>
      </w:r>
      <w:r w:rsidRPr="005406AD">
        <w:rPr>
          <w:rStyle w:val="Heading1Char"/>
          <w:lang w:val="en-US"/>
          <w:rPrChange w:id="98" w:author="VERBEECK Cedric" w:date="2019-06-07T09:59:00Z">
            <w:rPr>
              <w:rStyle w:val="Heading1Char"/>
            </w:rPr>
          </w:rPrChange>
        </w:rPr>
        <w:t xml:space="preserve"> </w:t>
      </w:r>
      <w:r w:rsidRPr="005406AD">
        <w:rPr>
          <w:rFonts w:ascii="Times New Roman" w:eastAsia="Times New Roman" w:hAnsi="Times New Roman" w:cs="Times New Roman"/>
          <w:i/>
          <w:iCs/>
          <w:lang w:val="en-US"/>
          <w:rPrChange w:id="99" w:author="VERBEECK Cedric" w:date="2019-06-07T09:59:00Z">
            <w:rPr>
              <w:rFonts w:ascii="Times New Roman" w:eastAsia="Times New Roman" w:hAnsi="Times New Roman" w:cs="Times New Roman"/>
              <w:i/>
              <w:iCs/>
            </w:rPr>
          </w:rPrChange>
        </w:rPr>
        <w:t xml:space="preserve">Volkswagen </w:t>
      </w:r>
      <w:r w:rsidRPr="00D908E0">
        <w:rPr>
          <w:lang w:val="en-US"/>
        </w:rPr>
        <w:t>CEO Martin Winterkorn</w:t>
      </w:r>
      <w:r>
        <w:rPr>
          <w:rStyle w:val="FootnoteReference"/>
          <w:lang w:val="en-US"/>
        </w:rPr>
        <w:footnoteReference w:id="15"/>
      </w:r>
      <w:r>
        <w:rPr>
          <w:lang w:val="en-US"/>
        </w:rPr>
        <w:t>.</w:t>
      </w:r>
      <w:r w:rsidR="00867C02">
        <w:rPr>
          <w:lang w:val="en-US"/>
        </w:rPr>
        <w:t xml:space="preserve"> It is also remarkable that these picks in the number of tweets and reactions to the subject is parallel to a fall of 40% of the action of Volkswagen at the Frankfurt Stock Exchange</w:t>
      </w:r>
      <w:r w:rsidR="00867C02">
        <w:rPr>
          <w:rStyle w:val="FootnoteReference"/>
          <w:lang w:val="en-US"/>
        </w:rPr>
        <w:footnoteReference w:id="16"/>
      </w:r>
      <w:r w:rsidR="00867C02">
        <w:rPr>
          <w:lang w:val="en-US"/>
        </w:rPr>
        <w:t>.</w:t>
      </w:r>
    </w:p>
    <w:p w14:paraId="06505A32" w14:textId="4F455157" w:rsidR="00D908E0" w:rsidRDefault="00D908E0" w:rsidP="00CF6CDE">
      <w:pPr>
        <w:spacing w:line="276" w:lineRule="auto"/>
        <w:jc w:val="both"/>
        <w:rPr>
          <w:lang w:val="en-US"/>
        </w:rPr>
      </w:pPr>
    </w:p>
    <w:p w14:paraId="314E44C2" w14:textId="0C2503CE" w:rsidR="00867C02" w:rsidRPr="00867C02" w:rsidRDefault="00867C02" w:rsidP="00CF6CDE">
      <w:pPr>
        <w:spacing w:line="276" w:lineRule="auto"/>
        <w:jc w:val="both"/>
        <w:rPr>
          <w:b/>
          <w:bCs/>
          <w:lang w:val="en-US"/>
        </w:rPr>
      </w:pPr>
      <w:r w:rsidRPr="000E50D0">
        <w:rPr>
          <w:b/>
          <w:bCs/>
          <w:lang w:val="en-US"/>
        </w:rPr>
        <w:t xml:space="preserve">Figure </w:t>
      </w:r>
      <w:r w:rsidR="00064DF3">
        <w:rPr>
          <w:b/>
          <w:bCs/>
          <w:lang w:val="en-US"/>
        </w:rPr>
        <w:t>4 – Number of tweets</w:t>
      </w:r>
    </w:p>
    <w:p w14:paraId="176C8248" w14:textId="326B01CD" w:rsidR="000E50D0" w:rsidRDefault="00867C02" w:rsidP="00CF6CDE">
      <w:pPr>
        <w:spacing w:line="276" w:lineRule="auto"/>
        <w:jc w:val="both"/>
        <w:rPr>
          <w:lang w:val="en-US"/>
        </w:rPr>
      </w:pPr>
      <w:r>
        <w:rPr>
          <w:noProof/>
          <w:lang w:val="en-US"/>
        </w:rPr>
        <w:lastRenderedPageBreak/>
        <w:drawing>
          <wp:inline distT="0" distB="0" distL="0" distR="0" wp14:anchorId="4E30DD2E" wp14:editId="748547B6">
            <wp:extent cx="5756910" cy="405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 of tweets.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59555"/>
                    </a:xfrm>
                    <a:prstGeom prst="rect">
                      <a:avLst/>
                    </a:prstGeom>
                  </pic:spPr>
                </pic:pic>
              </a:graphicData>
            </a:graphic>
          </wp:inline>
        </w:drawing>
      </w:r>
    </w:p>
    <w:p w14:paraId="0F13748E" w14:textId="77777777" w:rsidR="000E50D0" w:rsidRDefault="000E50D0" w:rsidP="00CF6CDE">
      <w:pPr>
        <w:spacing w:line="276" w:lineRule="auto"/>
        <w:jc w:val="both"/>
        <w:rPr>
          <w:lang w:val="en-US"/>
        </w:rPr>
      </w:pPr>
    </w:p>
    <w:p w14:paraId="67C96E0B" w14:textId="0AB6F58C" w:rsidR="00433523" w:rsidRDefault="00CD1F74" w:rsidP="00CF6CDE">
      <w:pPr>
        <w:spacing w:line="276" w:lineRule="auto"/>
        <w:jc w:val="both"/>
        <w:rPr>
          <w:lang w:val="en-US"/>
        </w:rPr>
      </w:pPr>
      <w:r>
        <w:rPr>
          <w:lang w:val="en-US"/>
        </w:rPr>
        <w:t>However, just relying on the most frequent words and the assumption that the increase in volume are due to Diesel Gate related events is not enough. To see with more accuracy what are the topics that the users care about, we are going to look at a Replies/Retweets Map (</w:t>
      </w:r>
      <w:r w:rsidRPr="00203560">
        <w:rPr>
          <w:b/>
          <w:bCs/>
          <w:lang w:val="en-US"/>
        </w:rPr>
        <w:t xml:space="preserve">Figure </w:t>
      </w:r>
      <w:r w:rsidR="00064DF3">
        <w:rPr>
          <w:b/>
          <w:bCs/>
          <w:lang w:val="en-US"/>
        </w:rPr>
        <w:t>5</w:t>
      </w:r>
      <w:r>
        <w:rPr>
          <w:lang w:val="en-US"/>
        </w:rPr>
        <w:t xml:space="preserve">). This map </w:t>
      </w:r>
      <w:r w:rsidR="00AD129A">
        <w:rPr>
          <w:lang w:val="en-US"/>
        </w:rPr>
        <w:t>acknowledges</w:t>
      </w:r>
      <w:r>
        <w:rPr>
          <w:lang w:val="en-US"/>
        </w:rPr>
        <w:t xml:space="preserve"> that the two most important metrics to measure the virality of tweet is the number of replies it gets, and the number of times it is retweeted. The map allows us to see that, along to the size of each tweet that is proportionate to the number of likes it received. Note that on that graph, for better computation and visibility, all tweets with less than 10 replies and 10 retweets have not been drawn. That leaves us with 213 tweets that match these criteria.</w:t>
      </w:r>
    </w:p>
    <w:p w14:paraId="1C610C70" w14:textId="53B5F096" w:rsidR="00433523" w:rsidRDefault="00433523" w:rsidP="00CF6CDE">
      <w:pPr>
        <w:spacing w:line="276" w:lineRule="auto"/>
        <w:jc w:val="both"/>
        <w:rPr>
          <w:lang w:val="en-US"/>
        </w:rPr>
      </w:pPr>
    </w:p>
    <w:p w14:paraId="05DB7B6B" w14:textId="0082AC61" w:rsidR="00CD1F74" w:rsidRDefault="00AD129A" w:rsidP="00CF6CDE">
      <w:pPr>
        <w:spacing w:line="276" w:lineRule="auto"/>
        <w:jc w:val="both"/>
        <w:rPr>
          <w:lang w:val="en-US"/>
        </w:rPr>
      </w:pPr>
      <w:r>
        <w:rPr>
          <w:lang w:val="en-US"/>
        </w:rPr>
        <w:t xml:space="preserve">We have highlighted 7 tweets, with among them those which have been the most retweeted and with the most replies. We observe with no surprise that these tweets all talk about the scandal but in a very different way. </w:t>
      </w:r>
    </w:p>
    <w:p w14:paraId="3D3E9FE8" w14:textId="26894E04" w:rsidR="00AD129A" w:rsidRDefault="00AD129A" w:rsidP="00CF6CDE">
      <w:pPr>
        <w:spacing w:line="276" w:lineRule="auto"/>
        <w:jc w:val="both"/>
        <w:rPr>
          <w:lang w:val="en-US"/>
        </w:rPr>
      </w:pPr>
    </w:p>
    <w:p w14:paraId="7C82B4E9" w14:textId="708AE6DB" w:rsidR="00AD129A" w:rsidRDefault="00AD129A" w:rsidP="00CF6CDE">
      <w:pPr>
        <w:spacing w:line="276" w:lineRule="auto"/>
        <w:jc w:val="both"/>
        <w:rPr>
          <w:lang w:val="en-US"/>
        </w:rPr>
      </w:pPr>
      <w:r>
        <w:rPr>
          <w:lang w:val="en-US"/>
        </w:rPr>
        <w:t>For example, the most retweet tweet “</w:t>
      </w:r>
      <w:r w:rsidRPr="00AD129A">
        <w:rPr>
          <w:i/>
          <w:iCs/>
          <w:lang w:val="en-US"/>
        </w:rPr>
        <w:t xml:space="preserve">Volkswagen extension to </w:t>
      </w:r>
      <w:proofErr w:type="spellStart"/>
      <w:r w:rsidRPr="00AD129A">
        <w:rPr>
          <w:i/>
          <w:iCs/>
          <w:lang w:val="en-US"/>
        </w:rPr>
        <w:t>PHPUnit</w:t>
      </w:r>
      <w:proofErr w:type="spellEnd"/>
      <w:r w:rsidRPr="00AD129A">
        <w:rPr>
          <w:i/>
          <w:iCs/>
          <w:lang w:val="en-US"/>
        </w:rPr>
        <w:t xml:space="preserve"> detects when tour tests are being run in a CI server, and makes them pass.</w:t>
      </w:r>
      <w:r>
        <w:rPr>
          <w:lang w:val="en-US"/>
        </w:rPr>
        <w:t>” is a joke from developers that developed packages in several programming language that allowed to pass all unit tests if the test were conduct in a test environment, which is always the case. We observe also that news tweets take a major part with 3 tweets out of 7. The 3 remaining tweets express the irritation of users in reaction to the announcement of the scandal.</w:t>
      </w:r>
    </w:p>
    <w:p w14:paraId="39227F34" w14:textId="7B76C57A" w:rsidR="00433523" w:rsidRDefault="00433523" w:rsidP="00CF6CDE">
      <w:pPr>
        <w:spacing w:line="276" w:lineRule="auto"/>
        <w:jc w:val="both"/>
        <w:rPr>
          <w:lang w:val="en-US"/>
        </w:rPr>
      </w:pPr>
    </w:p>
    <w:p w14:paraId="1682E67D" w14:textId="00C2A9FF" w:rsidR="00433523" w:rsidRPr="00CD1F74" w:rsidRDefault="00CD1F74" w:rsidP="00CF6CDE">
      <w:pPr>
        <w:spacing w:line="276" w:lineRule="auto"/>
        <w:jc w:val="both"/>
        <w:rPr>
          <w:b/>
          <w:bCs/>
          <w:lang w:val="en-US"/>
        </w:rPr>
      </w:pPr>
      <w:r w:rsidRPr="00CD1F74">
        <w:rPr>
          <w:b/>
          <w:bCs/>
          <w:lang w:val="en-US"/>
        </w:rPr>
        <w:lastRenderedPageBreak/>
        <w:t xml:space="preserve">Figure </w:t>
      </w:r>
      <w:r w:rsidR="00064DF3">
        <w:rPr>
          <w:b/>
          <w:bCs/>
          <w:lang w:val="en-US"/>
        </w:rPr>
        <w:t>5 – Impact of tweets map</w:t>
      </w:r>
    </w:p>
    <w:p w14:paraId="0BB8D42C" w14:textId="7A07ED33" w:rsidR="00433523" w:rsidRDefault="00CD1F74" w:rsidP="00CF6CDE">
      <w:pPr>
        <w:spacing w:line="276" w:lineRule="auto"/>
        <w:jc w:val="both"/>
        <w:rPr>
          <w:lang w:val="en-US"/>
        </w:rPr>
      </w:pPr>
      <w:r>
        <w:rPr>
          <w:noProof/>
          <w:lang w:val="en-US"/>
        </w:rPr>
        <w:drawing>
          <wp:inline distT="0" distB="0" distL="0" distR="0" wp14:anchorId="1D23BC9C" wp14:editId="05519293">
            <wp:extent cx="5756910" cy="415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ies  Retweets Tweet Map.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4151630"/>
                    </a:xfrm>
                    <a:prstGeom prst="rect">
                      <a:avLst/>
                    </a:prstGeom>
                  </pic:spPr>
                </pic:pic>
              </a:graphicData>
            </a:graphic>
          </wp:inline>
        </w:drawing>
      </w:r>
    </w:p>
    <w:p w14:paraId="251E59EF" w14:textId="186CF4E0" w:rsidR="00433523" w:rsidRDefault="00433523" w:rsidP="00CF6CDE">
      <w:pPr>
        <w:spacing w:line="276" w:lineRule="auto"/>
        <w:jc w:val="both"/>
        <w:rPr>
          <w:lang w:val="en-US"/>
        </w:rPr>
      </w:pPr>
    </w:p>
    <w:p w14:paraId="6E213DBD" w14:textId="77777777" w:rsidR="00433523" w:rsidRDefault="00433523" w:rsidP="00CF6CDE">
      <w:pPr>
        <w:spacing w:line="276" w:lineRule="auto"/>
        <w:jc w:val="both"/>
        <w:rPr>
          <w:lang w:val="en-US"/>
        </w:rPr>
      </w:pPr>
    </w:p>
    <w:p w14:paraId="302CB464" w14:textId="28267BFD" w:rsidR="00433523" w:rsidRDefault="00433523" w:rsidP="00CF6CDE">
      <w:pPr>
        <w:pStyle w:val="Heading2"/>
        <w:spacing w:line="276" w:lineRule="auto"/>
        <w:rPr>
          <w:lang w:val="en-US"/>
        </w:rPr>
      </w:pPr>
      <w:bookmarkStart w:id="109" w:name="_Toc11659441"/>
      <w:r>
        <w:rPr>
          <w:lang w:val="en-US"/>
        </w:rPr>
        <w:t>Sentiment Analysis</w:t>
      </w:r>
      <w:bookmarkEnd w:id="109"/>
    </w:p>
    <w:p w14:paraId="7A309F0A" w14:textId="77777777" w:rsidR="00303EE8" w:rsidRDefault="00303EE8" w:rsidP="00CF6CDE">
      <w:pPr>
        <w:spacing w:line="276" w:lineRule="auto"/>
        <w:jc w:val="both"/>
        <w:rPr>
          <w:lang w:val="en-US"/>
        </w:rPr>
      </w:pPr>
    </w:p>
    <w:p w14:paraId="0BC9C9B4" w14:textId="6352A3EF" w:rsidR="00303EE8" w:rsidRDefault="00303EE8" w:rsidP="00CF6CDE">
      <w:pPr>
        <w:spacing w:line="276" w:lineRule="auto"/>
        <w:jc w:val="both"/>
        <w:rPr>
          <w:lang w:val="en-US"/>
        </w:rPr>
      </w:pPr>
      <w:r>
        <w:rPr>
          <w:lang w:val="en-US"/>
        </w:rPr>
        <w:t>The interest of sentiment analysis</w:t>
      </w:r>
    </w:p>
    <w:p w14:paraId="7467E5C8" w14:textId="1992EE40" w:rsidR="00303EE8" w:rsidRDefault="00303EE8" w:rsidP="00CF6CDE">
      <w:pPr>
        <w:spacing w:line="276" w:lineRule="auto"/>
        <w:jc w:val="both"/>
        <w:rPr>
          <w:lang w:val="en-US"/>
        </w:rPr>
      </w:pPr>
      <w:r>
        <w:rPr>
          <w:lang w:val="en-US"/>
        </w:rPr>
        <w:t>Monitor online sentiment</w:t>
      </w:r>
    </w:p>
    <w:p w14:paraId="0F0FF685" w14:textId="34CAD09D" w:rsidR="00303EE8" w:rsidRDefault="00303EE8" w:rsidP="00CF6CDE">
      <w:pPr>
        <w:spacing w:line="276" w:lineRule="auto"/>
        <w:jc w:val="both"/>
        <w:rPr>
          <w:lang w:val="en-US"/>
        </w:rPr>
      </w:pPr>
    </w:p>
    <w:p w14:paraId="63B1D5D3" w14:textId="45535831" w:rsidR="00303EE8" w:rsidRDefault="00303EE8" w:rsidP="00CF6CDE">
      <w:pPr>
        <w:spacing w:line="276" w:lineRule="auto"/>
        <w:jc w:val="both"/>
        <w:rPr>
          <w:lang w:val="en-US"/>
        </w:rPr>
      </w:pPr>
      <w:r>
        <w:rPr>
          <w:lang w:val="en-US"/>
        </w:rPr>
        <w:t>My work</w:t>
      </w:r>
    </w:p>
    <w:p w14:paraId="3747F30E" w14:textId="36523BB8" w:rsidR="00433523" w:rsidRDefault="00303EE8" w:rsidP="00CF6CDE">
      <w:pPr>
        <w:spacing w:line="276" w:lineRule="auto"/>
        <w:jc w:val="both"/>
        <w:rPr>
          <w:lang w:val="en-US"/>
        </w:rPr>
      </w:pPr>
      <w:r>
        <w:rPr>
          <w:lang w:val="en-US"/>
        </w:rPr>
        <w:t xml:space="preserve">Unsupervised </w:t>
      </w:r>
      <w:proofErr w:type="gramStart"/>
      <w:r>
        <w:rPr>
          <w:lang w:val="en-US"/>
        </w:rPr>
        <w:t>only ?</w:t>
      </w:r>
      <w:proofErr w:type="gramEnd"/>
    </w:p>
    <w:p w14:paraId="69DCE59F" w14:textId="0D148F8D" w:rsidR="00303EE8" w:rsidRDefault="00303EE8" w:rsidP="00CF6CDE">
      <w:pPr>
        <w:spacing w:line="276" w:lineRule="auto"/>
        <w:jc w:val="both"/>
        <w:rPr>
          <w:lang w:val="en-US"/>
        </w:rPr>
      </w:pPr>
      <w:r>
        <w:rPr>
          <w:lang w:val="en-US"/>
        </w:rPr>
        <w:t xml:space="preserve">Use </w:t>
      </w:r>
      <w:proofErr w:type="spellStart"/>
      <w:r>
        <w:rPr>
          <w:lang w:val="en-US"/>
        </w:rPr>
        <w:t>vader</w:t>
      </w:r>
      <w:proofErr w:type="spellEnd"/>
      <w:r>
        <w:rPr>
          <w:lang w:val="en-US"/>
        </w:rPr>
        <w:t xml:space="preserve"> from </w:t>
      </w:r>
      <w:proofErr w:type="spellStart"/>
      <w:r>
        <w:rPr>
          <w:lang w:val="en-US"/>
        </w:rPr>
        <w:t>nltk</w:t>
      </w:r>
      <w:proofErr w:type="spellEnd"/>
    </w:p>
    <w:p w14:paraId="68D3C932" w14:textId="561EB720" w:rsidR="00303EE8" w:rsidRDefault="00303EE8" w:rsidP="00CF6CDE">
      <w:pPr>
        <w:spacing w:line="276" w:lineRule="auto"/>
        <w:jc w:val="both"/>
        <w:rPr>
          <w:lang w:val="en-US"/>
        </w:rPr>
      </w:pPr>
      <w:r>
        <w:rPr>
          <w:lang w:val="en-US"/>
        </w:rPr>
        <w:t>Map with Tableau the differences between the sentiments</w:t>
      </w:r>
    </w:p>
    <w:p w14:paraId="73642196" w14:textId="0CF7620A" w:rsidR="00303EE8" w:rsidRDefault="00303EE8" w:rsidP="00CF6CDE">
      <w:pPr>
        <w:spacing w:line="276" w:lineRule="auto"/>
        <w:jc w:val="both"/>
        <w:rPr>
          <w:lang w:val="en-US"/>
        </w:rPr>
      </w:pPr>
      <w:r>
        <w:rPr>
          <w:lang w:val="en-US"/>
        </w:rPr>
        <w:t xml:space="preserve">Build a </w:t>
      </w:r>
      <w:proofErr w:type="gramStart"/>
      <w:r>
        <w:rPr>
          <w:lang w:val="en-US"/>
        </w:rPr>
        <w:t>corpus ?</w:t>
      </w:r>
      <w:proofErr w:type="gramEnd"/>
      <w:r>
        <w:rPr>
          <w:lang w:val="en-US"/>
        </w:rPr>
        <w:t xml:space="preserve"> What is </w:t>
      </w:r>
      <w:proofErr w:type="gramStart"/>
      <w:r>
        <w:rPr>
          <w:lang w:val="en-US"/>
        </w:rPr>
        <w:t>positive ?</w:t>
      </w:r>
      <w:proofErr w:type="gramEnd"/>
    </w:p>
    <w:p w14:paraId="34311F5F" w14:textId="5B8D43FF" w:rsidR="00433523" w:rsidRDefault="00433523" w:rsidP="00CF6CDE">
      <w:pPr>
        <w:spacing w:line="276" w:lineRule="auto"/>
        <w:jc w:val="both"/>
        <w:rPr>
          <w:lang w:val="en-US"/>
        </w:rPr>
      </w:pPr>
    </w:p>
    <w:p w14:paraId="55766839" w14:textId="11D94A6D" w:rsidR="00433523" w:rsidRDefault="00433523" w:rsidP="00CF6CDE">
      <w:pPr>
        <w:pStyle w:val="Heading2"/>
        <w:spacing w:line="276" w:lineRule="auto"/>
        <w:rPr>
          <w:lang w:val="en-US"/>
        </w:rPr>
      </w:pPr>
      <w:bookmarkStart w:id="110" w:name="_Toc11659442"/>
      <w:r>
        <w:rPr>
          <w:lang w:val="en-US"/>
        </w:rPr>
        <w:t>Clustering</w:t>
      </w:r>
      <w:bookmarkEnd w:id="110"/>
    </w:p>
    <w:p w14:paraId="3EF70092" w14:textId="05E11B23" w:rsidR="00433523" w:rsidRDefault="00433523" w:rsidP="00CF6CDE">
      <w:pPr>
        <w:spacing w:line="276" w:lineRule="auto"/>
        <w:jc w:val="both"/>
        <w:rPr>
          <w:lang w:val="en-US"/>
        </w:rPr>
      </w:pPr>
    </w:p>
    <w:p w14:paraId="27DAB641" w14:textId="75024BE4" w:rsidR="00123E3A" w:rsidRDefault="00123E3A" w:rsidP="00CF6CDE">
      <w:pPr>
        <w:spacing w:line="276" w:lineRule="auto"/>
        <w:jc w:val="both"/>
        <w:rPr>
          <w:lang w:val="en-US"/>
        </w:rPr>
      </w:pPr>
      <w:r>
        <w:rPr>
          <w:lang w:val="en-US"/>
        </w:rPr>
        <w:t xml:space="preserve">Explain what I am trying to achieve </w:t>
      </w:r>
      <w:r w:rsidRPr="00123E3A">
        <w:rPr>
          <w:lang w:val="en-US"/>
        </w:rPr>
        <w:sym w:font="Wingdings" w:char="F0E0"/>
      </w:r>
      <w:r>
        <w:rPr>
          <w:lang w:val="en-US"/>
        </w:rPr>
        <w:t xml:space="preserve"> Monitor given categories, perform analysis inside, allow to track opinions on different topics in the same network of people</w:t>
      </w:r>
    </w:p>
    <w:p w14:paraId="1F52A061" w14:textId="6DA27DB1" w:rsidR="00123E3A" w:rsidRDefault="00123E3A" w:rsidP="00CF6CDE">
      <w:pPr>
        <w:spacing w:line="276" w:lineRule="auto"/>
        <w:jc w:val="both"/>
        <w:rPr>
          <w:lang w:val="en-US"/>
        </w:rPr>
      </w:pPr>
      <w:r>
        <w:rPr>
          <w:lang w:val="en-US"/>
        </w:rPr>
        <w:t>Explain what I did</w:t>
      </w:r>
    </w:p>
    <w:p w14:paraId="0DBCCF70" w14:textId="3F836601" w:rsidR="00123E3A" w:rsidRDefault="00123E3A" w:rsidP="00CF6CDE">
      <w:pPr>
        <w:spacing w:line="276" w:lineRule="auto"/>
        <w:jc w:val="both"/>
        <w:rPr>
          <w:lang w:val="en-US"/>
        </w:rPr>
      </w:pPr>
      <w:r>
        <w:rPr>
          <w:lang w:val="en-US"/>
        </w:rPr>
        <w:t>The algorithms and their differences</w:t>
      </w:r>
    </w:p>
    <w:p w14:paraId="2EED170C" w14:textId="7531784D" w:rsidR="00123E3A" w:rsidRDefault="00123E3A" w:rsidP="00CF6CDE">
      <w:pPr>
        <w:spacing w:line="276" w:lineRule="auto"/>
        <w:jc w:val="both"/>
        <w:rPr>
          <w:lang w:val="en-US"/>
        </w:rPr>
      </w:pPr>
      <w:r>
        <w:rPr>
          <w:lang w:val="en-US"/>
        </w:rPr>
        <w:t>The outputs</w:t>
      </w:r>
    </w:p>
    <w:p w14:paraId="682948FD" w14:textId="12E1F604" w:rsidR="00433523" w:rsidRDefault="00433523" w:rsidP="00CF6CDE">
      <w:pPr>
        <w:spacing w:line="276" w:lineRule="auto"/>
        <w:jc w:val="both"/>
        <w:rPr>
          <w:lang w:val="en-US"/>
        </w:rPr>
      </w:pPr>
    </w:p>
    <w:p w14:paraId="01A7C4B5" w14:textId="754B8686" w:rsidR="00433523" w:rsidRDefault="00433523" w:rsidP="00CF6CDE">
      <w:pPr>
        <w:pStyle w:val="Heading2"/>
        <w:spacing w:line="276" w:lineRule="auto"/>
        <w:rPr>
          <w:lang w:val="en-US"/>
        </w:rPr>
      </w:pPr>
      <w:bookmarkStart w:id="111" w:name="_Toc11659443"/>
      <w:r>
        <w:rPr>
          <w:lang w:val="en-US"/>
        </w:rPr>
        <w:t>Twitter Network</w:t>
      </w:r>
      <w:bookmarkEnd w:id="111"/>
    </w:p>
    <w:p w14:paraId="47DBC221" w14:textId="54B35380" w:rsidR="00433523" w:rsidRDefault="00433523" w:rsidP="00CF6CDE">
      <w:pPr>
        <w:spacing w:line="276" w:lineRule="auto"/>
        <w:jc w:val="both"/>
        <w:rPr>
          <w:lang w:val="en-US"/>
        </w:rPr>
      </w:pPr>
    </w:p>
    <w:p w14:paraId="7E97400B" w14:textId="4E4B37EE" w:rsidR="00433523" w:rsidRDefault="00CC3D3E" w:rsidP="00CF6CDE">
      <w:pPr>
        <w:spacing w:line="276" w:lineRule="auto"/>
        <w:jc w:val="both"/>
        <w:rPr>
          <w:lang w:val="en-US"/>
        </w:rPr>
      </w:pPr>
      <w:r>
        <w:rPr>
          <w:lang w:val="en-US"/>
        </w:rPr>
        <w:t>Understand who is important in the network. The different classes inside. Identify potential threats and opportunity</w:t>
      </w:r>
    </w:p>
    <w:p w14:paraId="36AD7E54" w14:textId="109AD1A1" w:rsidR="00CC3D3E" w:rsidRDefault="00CC3D3E" w:rsidP="00CF6CDE">
      <w:pPr>
        <w:spacing w:line="276" w:lineRule="auto"/>
        <w:jc w:val="both"/>
        <w:rPr>
          <w:lang w:val="en-US"/>
        </w:rPr>
      </w:pPr>
      <w:r>
        <w:rPr>
          <w:lang w:val="en-US"/>
        </w:rPr>
        <w:t>Edges and nodes concept</w:t>
      </w:r>
    </w:p>
    <w:p w14:paraId="1E68BFEB" w14:textId="36629596" w:rsidR="00CC3D3E" w:rsidRDefault="00CC3D3E" w:rsidP="00CF6CDE">
      <w:pPr>
        <w:spacing w:line="276" w:lineRule="auto"/>
        <w:jc w:val="both"/>
        <w:rPr>
          <w:lang w:val="en-US"/>
        </w:rPr>
      </w:pPr>
      <w:r>
        <w:rPr>
          <w:lang w:val="en-US"/>
        </w:rPr>
        <w:t>Viz</w:t>
      </w:r>
    </w:p>
    <w:p w14:paraId="6CBB30DF" w14:textId="644EDD63" w:rsidR="00433523" w:rsidRDefault="00433523" w:rsidP="00CF6CDE">
      <w:pPr>
        <w:spacing w:line="276" w:lineRule="auto"/>
        <w:jc w:val="both"/>
        <w:rPr>
          <w:lang w:val="en-US"/>
        </w:rPr>
      </w:pPr>
    </w:p>
    <w:p w14:paraId="408FFAE7" w14:textId="77777777" w:rsidR="00433523" w:rsidRPr="005C5E12" w:rsidRDefault="00433523" w:rsidP="00CF6CDE">
      <w:pPr>
        <w:spacing w:line="276" w:lineRule="auto"/>
        <w:jc w:val="both"/>
        <w:rPr>
          <w:lang w:val="en-US"/>
        </w:rPr>
      </w:pPr>
    </w:p>
    <w:p w14:paraId="3C46C5E0" w14:textId="6BB8FF61" w:rsidR="005C5E12" w:rsidRPr="005C5E12" w:rsidRDefault="005C5E12" w:rsidP="00CF6CDE">
      <w:pPr>
        <w:spacing w:line="276" w:lineRule="auto"/>
        <w:jc w:val="both"/>
        <w:rPr>
          <w:lang w:val="en-US"/>
        </w:rPr>
      </w:pPr>
      <w:r>
        <w:rPr>
          <w:lang w:val="en-US"/>
        </w:rPr>
        <w:br w:type="page"/>
      </w:r>
    </w:p>
    <w:p w14:paraId="088E4D7C" w14:textId="624B318D" w:rsidR="005C5E12" w:rsidRDefault="005C5E12" w:rsidP="00CF6CDE">
      <w:pPr>
        <w:pStyle w:val="Heading1"/>
        <w:spacing w:line="276" w:lineRule="auto"/>
        <w:rPr>
          <w:lang w:val="en-US"/>
        </w:rPr>
      </w:pPr>
      <w:bookmarkStart w:id="112" w:name="_Toc11659444"/>
      <w:r w:rsidRPr="005C5E12">
        <w:rPr>
          <w:lang w:val="en-US"/>
        </w:rPr>
        <w:lastRenderedPageBreak/>
        <w:t>Conclusion</w:t>
      </w:r>
      <w:bookmarkEnd w:id="112"/>
    </w:p>
    <w:p w14:paraId="79B8D7B8" w14:textId="4338A475" w:rsidR="00A741A4" w:rsidRDefault="00A741A4" w:rsidP="00CF6CDE">
      <w:pPr>
        <w:spacing w:line="276" w:lineRule="auto"/>
        <w:jc w:val="both"/>
        <w:rPr>
          <w:lang w:val="en-US"/>
        </w:rPr>
      </w:pPr>
    </w:p>
    <w:p w14:paraId="6F09E4A8" w14:textId="6995FE29" w:rsidR="00A741A4" w:rsidRDefault="00A741A4" w:rsidP="00CF6CDE">
      <w:pPr>
        <w:spacing w:line="276" w:lineRule="auto"/>
        <w:jc w:val="both"/>
        <w:rPr>
          <w:lang w:val="en-US"/>
        </w:rPr>
      </w:pPr>
    </w:p>
    <w:p w14:paraId="3A4451EC" w14:textId="6A079B35" w:rsidR="00A741A4" w:rsidRDefault="00A741A4" w:rsidP="00CF6CDE">
      <w:pPr>
        <w:spacing w:line="276" w:lineRule="auto"/>
        <w:jc w:val="both"/>
        <w:rPr>
          <w:lang w:val="en-US"/>
        </w:rPr>
      </w:pPr>
    </w:p>
    <w:p w14:paraId="40DA1D3D" w14:textId="57D081B2" w:rsidR="00333DA3" w:rsidRDefault="00333DA3" w:rsidP="00CF6CDE">
      <w:pPr>
        <w:spacing w:line="276" w:lineRule="auto"/>
        <w:rPr>
          <w:lang w:val="en-US"/>
        </w:rPr>
      </w:pPr>
      <w:r>
        <w:rPr>
          <w:lang w:val="en-US"/>
        </w:rPr>
        <w:br w:type="page"/>
      </w:r>
    </w:p>
    <w:p w14:paraId="750C660C" w14:textId="12EBEA95" w:rsidR="00A741A4" w:rsidRDefault="00333DA3" w:rsidP="00CF6CDE">
      <w:pPr>
        <w:pStyle w:val="Heading1"/>
        <w:spacing w:line="276" w:lineRule="auto"/>
        <w:rPr>
          <w:lang w:val="en-US"/>
        </w:rPr>
      </w:pPr>
      <w:bookmarkStart w:id="113" w:name="_Toc11659445"/>
      <w:r>
        <w:rPr>
          <w:lang w:val="en-US"/>
        </w:rPr>
        <w:lastRenderedPageBreak/>
        <w:t>Appendices</w:t>
      </w:r>
      <w:bookmarkEnd w:id="113"/>
    </w:p>
    <w:p w14:paraId="7F931DAF" w14:textId="49E6AE52" w:rsidR="00333DA3" w:rsidRDefault="00333DA3" w:rsidP="00CF6CDE">
      <w:pPr>
        <w:spacing w:line="276" w:lineRule="auto"/>
        <w:rPr>
          <w:lang w:val="en-US"/>
        </w:rPr>
      </w:pPr>
    </w:p>
    <w:p w14:paraId="31BA616C" w14:textId="77777777" w:rsidR="00333DA3" w:rsidRPr="00333DA3" w:rsidRDefault="00333DA3" w:rsidP="00CF6CDE">
      <w:pPr>
        <w:spacing w:line="276" w:lineRule="auto"/>
        <w:rPr>
          <w:lang w:val="en-US"/>
        </w:rPr>
      </w:pPr>
    </w:p>
    <w:sectPr w:rsidR="00333DA3" w:rsidRPr="00333DA3" w:rsidSect="003A4CBD">
      <w:footerReference w:type="even" r:id="rId16"/>
      <w:footerReference w:type="default" r:id="rId17"/>
      <w:pgSz w:w="11900" w:h="16840"/>
      <w:pgMar w:top="1417" w:right="1417" w:bottom="1417" w:left="1417" w:header="708" w:footer="708" w:gutter="0"/>
      <w:pgNumType w:chapStyle="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VERBEECK Cedric" w:date="2019-06-07T10:23:00Z" w:initials="VC">
    <w:p w14:paraId="7B836E11" w14:textId="77777777" w:rsidR="00912B2B" w:rsidRDefault="00912B2B">
      <w:pPr>
        <w:pStyle w:val="CommentText"/>
        <w:rPr>
          <w:lang w:val="en-US"/>
        </w:rPr>
      </w:pPr>
      <w:r>
        <w:rPr>
          <w:rStyle w:val="CommentReference"/>
        </w:rPr>
        <w:annotationRef/>
      </w:r>
      <w:r w:rsidRPr="00B446CA">
        <w:rPr>
          <w:lang w:val="en-US"/>
        </w:rPr>
        <w:t xml:space="preserve">What are you going to write in this </w:t>
      </w:r>
      <w:proofErr w:type="gramStart"/>
      <w:r w:rsidRPr="00B446CA">
        <w:rPr>
          <w:lang w:val="en-US"/>
        </w:rPr>
        <w:t>part ?</w:t>
      </w:r>
      <w:proofErr w:type="gramEnd"/>
    </w:p>
    <w:p w14:paraId="7B8CC0ED" w14:textId="77777777" w:rsidR="00912B2B" w:rsidRDefault="00912B2B">
      <w:pPr>
        <w:pStyle w:val="CommentText"/>
        <w:rPr>
          <w:lang w:val="en-US"/>
        </w:rPr>
      </w:pPr>
    </w:p>
    <w:p w14:paraId="6F7EAB2B" w14:textId="77777777" w:rsidR="00912B2B" w:rsidRDefault="00912B2B">
      <w:pPr>
        <w:pStyle w:val="CommentText"/>
        <w:rPr>
          <w:lang w:val="en-US"/>
        </w:rPr>
      </w:pPr>
      <w:r>
        <w:rPr>
          <w:lang w:val="en-US"/>
        </w:rPr>
        <w:t xml:space="preserve">After your introduction you need a part where you state the problems in your </w:t>
      </w:r>
      <w:proofErr w:type="gramStart"/>
      <w:r>
        <w:rPr>
          <w:lang w:val="en-US"/>
        </w:rPr>
        <w:t>field</w:t>
      </w:r>
      <w:proofErr w:type="gramEnd"/>
      <w:r>
        <w:rPr>
          <w:lang w:val="en-US"/>
        </w:rPr>
        <w:t xml:space="preserve"> and you research question</w:t>
      </w:r>
    </w:p>
    <w:p w14:paraId="205D9A72" w14:textId="77777777" w:rsidR="00912B2B" w:rsidRDefault="00912B2B">
      <w:pPr>
        <w:pStyle w:val="CommentText"/>
        <w:rPr>
          <w:lang w:val="en-US"/>
        </w:rPr>
      </w:pPr>
      <w:r>
        <w:rPr>
          <w:lang w:val="en-US"/>
        </w:rPr>
        <w:t xml:space="preserve">Which problem are you going to solve in this </w:t>
      </w:r>
      <w:proofErr w:type="gramStart"/>
      <w:r>
        <w:rPr>
          <w:lang w:val="en-US"/>
        </w:rPr>
        <w:t>thesis</w:t>
      </w:r>
      <w:proofErr w:type="gramEnd"/>
    </w:p>
    <w:p w14:paraId="02360DD1" w14:textId="77B6C2AC" w:rsidR="00912B2B" w:rsidRPr="00B446CA" w:rsidRDefault="00912B2B">
      <w:pPr>
        <w:pStyle w:val="CommentText"/>
        <w:rPr>
          <w:lang w:val="en-US"/>
        </w:rPr>
      </w:pPr>
      <w:r>
        <w:rPr>
          <w:lang w:val="en-US"/>
        </w:rPr>
        <w:t>Afterwards also explain the structure of your thesis</w:t>
      </w:r>
    </w:p>
  </w:comment>
  <w:comment w:id="35" w:author="VERBEECK Cedric" w:date="2019-06-07T10:47:00Z" w:initials="VC">
    <w:p w14:paraId="3FB4A89D" w14:textId="4B82D75A" w:rsidR="00912B2B" w:rsidRDefault="00912B2B">
      <w:pPr>
        <w:pStyle w:val="CommentText"/>
      </w:pPr>
      <w:r>
        <w:rPr>
          <w:rStyle w:val="CommentReference"/>
        </w:rPr>
        <w:annotationRef/>
      </w:r>
      <w:proofErr w:type="spellStart"/>
      <w:r>
        <w:t>Where</w:t>
      </w:r>
      <w:proofErr w:type="spellEnd"/>
      <w:r>
        <w:t xml:space="preserve"> are you </w:t>
      </w:r>
      <w:proofErr w:type="spellStart"/>
      <w:r>
        <w:t>going</w:t>
      </w:r>
      <w:proofErr w:type="spellEnd"/>
      <w:r>
        <w:t xml:space="preserve"> to </w:t>
      </w:r>
      <w:proofErr w:type="spellStart"/>
      <w:r>
        <w:t>explain</w:t>
      </w:r>
      <w:proofErr w:type="spellEnd"/>
      <w:r>
        <w:t xml:space="preserve"> </w:t>
      </w:r>
      <w:proofErr w:type="spellStart"/>
      <w:r>
        <w:t>this</w:t>
      </w:r>
      <w:proofErr w:type="spellEnd"/>
      <w:r>
        <w:t xml:space="preserve"> volkswagen case in </w:t>
      </w:r>
      <w:proofErr w:type="spellStart"/>
      <w:r>
        <w:t>detail</w:t>
      </w:r>
      <w:proofErr w:type="spellEnd"/>
      <w:r>
        <w:t xml:space="preserve"> </w:t>
      </w:r>
      <w:proofErr w:type="spellStart"/>
      <w:r>
        <w:t>with</w:t>
      </w:r>
      <w:proofErr w:type="spellEnd"/>
      <w:r>
        <w:t xml:space="preserve"> background and </w:t>
      </w:r>
      <w:proofErr w:type="spellStart"/>
      <w:r>
        <w:t>timeline</w:t>
      </w:r>
      <w:proofErr w:type="spellEnd"/>
    </w:p>
  </w:comment>
  <w:comment w:id="88" w:author="VERBEECK Cedric" w:date="2019-06-07T10:30:00Z" w:initials="VC">
    <w:p w14:paraId="3890C095" w14:textId="77777777" w:rsidR="00912B2B" w:rsidRDefault="00912B2B">
      <w:pPr>
        <w:pStyle w:val="CommentText"/>
        <w:rPr>
          <w:lang w:val="en-US"/>
        </w:rPr>
      </w:pPr>
      <w:r>
        <w:rPr>
          <w:rStyle w:val="CommentReference"/>
        </w:rPr>
        <w:annotationRef/>
      </w:r>
      <w:r w:rsidRPr="0059672B">
        <w:rPr>
          <w:lang w:val="en-US"/>
        </w:rPr>
        <w:t>This is theory and should not be put here</w:t>
      </w:r>
      <w:r>
        <w:sym w:font="Wingdings" w:char="F0E0"/>
      </w:r>
      <w:r w:rsidRPr="0059672B">
        <w:rPr>
          <w:lang w:val="en-US"/>
        </w:rPr>
        <w:t xml:space="preserve"> methodology section</w:t>
      </w:r>
    </w:p>
    <w:p w14:paraId="43652978" w14:textId="77777777" w:rsidR="00912B2B" w:rsidRDefault="00912B2B">
      <w:pPr>
        <w:pStyle w:val="CommentText"/>
        <w:rPr>
          <w:lang w:val="en-US"/>
        </w:rPr>
      </w:pPr>
    </w:p>
    <w:p w14:paraId="2606639D" w14:textId="681A2047" w:rsidR="00912B2B" w:rsidRPr="0059672B" w:rsidRDefault="00912B2B">
      <w:pPr>
        <w:pStyle w:val="CommentText"/>
        <w:rPr>
          <w:lang w:val="en-US"/>
        </w:rPr>
      </w:pPr>
      <w:proofErr w:type="spellStart"/>
      <w:r>
        <w:rPr>
          <w:lang w:val="en-US"/>
        </w:rPr>
        <w:t>Ofcourse</w:t>
      </w:r>
      <w:proofErr w:type="spellEnd"/>
      <w:r>
        <w:rPr>
          <w:lang w:val="en-US"/>
        </w:rPr>
        <w:t xml:space="preserve"> the application to Volkswagen should still be mentioned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360DD1" w15:done="0"/>
  <w15:commentEx w15:paraId="3FB4A89D" w15:done="0"/>
  <w15:commentEx w15:paraId="260663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360DD1" w16cid:durableId="20B1E7BA"/>
  <w16cid:commentId w16cid:paraId="3FB4A89D" w16cid:durableId="20B1E7BB"/>
  <w16cid:commentId w16cid:paraId="2606639D" w16cid:durableId="20B1E7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35969" w14:textId="77777777" w:rsidR="00DB4C8E" w:rsidRDefault="00DB4C8E" w:rsidP="003A4CBD">
      <w:r>
        <w:separator/>
      </w:r>
    </w:p>
  </w:endnote>
  <w:endnote w:type="continuationSeparator" w:id="0">
    <w:p w14:paraId="0F30C4DC" w14:textId="77777777" w:rsidR="00DB4C8E" w:rsidRDefault="00DB4C8E" w:rsidP="003A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1850245"/>
      <w:docPartObj>
        <w:docPartGallery w:val="Page Numbers (Bottom of Page)"/>
        <w:docPartUnique/>
      </w:docPartObj>
    </w:sdtPr>
    <w:sdtContent>
      <w:p w14:paraId="6651E3FE" w14:textId="352290B5" w:rsidR="00912B2B" w:rsidRDefault="00912B2B"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E748" w14:textId="77777777" w:rsidR="00912B2B" w:rsidRDefault="00912B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525141"/>
      <w:docPartObj>
        <w:docPartGallery w:val="Page Numbers (Bottom of Page)"/>
        <w:docPartUnique/>
      </w:docPartObj>
    </w:sdtPr>
    <w:sdtContent>
      <w:p w14:paraId="5D768B47" w14:textId="54D8CC26" w:rsidR="00912B2B" w:rsidRDefault="00912B2B"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AA93AF3" w14:textId="77777777" w:rsidR="00912B2B" w:rsidRDefault="00912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8B3BB" w14:textId="77777777" w:rsidR="00DB4C8E" w:rsidRDefault="00DB4C8E" w:rsidP="003A4CBD">
      <w:r>
        <w:separator/>
      </w:r>
    </w:p>
  </w:footnote>
  <w:footnote w:type="continuationSeparator" w:id="0">
    <w:p w14:paraId="48A616ED" w14:textId="77777777" w:rsidR="00DB4C8E" w:rsidRDefault="00DB4C8E" w:rsidP="003A4CBD">
      <w:r>
        <w:continuationSeparator/>
      </w:r>
    </w:p>
  </w:footnote>
  <w:footnote w:id="1">
    <w:p w14:paraId="73E47A89" w14:textId="48C4169A" w:rsidR="00912B2B" w:rsidRPr="005406AD" w:rsidRDefault="00912B2B">
      <w:pPr>
        <w:pStyle w:val="FootnoteText"/>
        <w:rPr>
          <w:lang w:val="en-US"/>
          <w:rPrChange w:id="13" w:author="VERBEECK Cedric" w:date="2019-06-07T09:59:00Z">
            <w:rPr/>
          </w:rPrChange>
        </w:rPr>
      </w:pPr>
      <w:r>
        <w:rPr>
          <w:rStyle w:val="FootnoteReference"/>
        </w:rPr>
        <w:footnoteRef/>
      </w:r>
      <w:r w:rsidRPr="005406AD">
        <w:rPr>
          <w:lang w:val="en-US"/>
          <w:rPrChange w:id="14" w:author="VERBEECK Cedric" w:date="2019-06-07T09:59:00Z">
            <w:rPr/>
          </w:rPrChange>
        </w:rPr>
        <w:t xml:space="preserve"> </w:t>
      </w:r>
      <w:r w:rsidRPr="005406AD">
        <w:rPr>
          <w:sz w:val="16"/>
          <w:szCs w:val="16"/>
          <w:lang w:val="en-US"/>
          <w:rPrChange w:id="15" w:author="VERBEECK Cedric" w:date="2019-06-07T09:59:00Z">
            <w:rPr>
              <w:sz w:val="16"/>
              <w:szCs w:val="16"/>
            </w:rPr>
          </w:rPrChange>
        </w:rPr>
        <w:t xml:space="preserve">Twitter by the Numbers: Stats, Demographics &amp; Fun Facts, </w:t>
      </w:r>
      <w:r>
        <w:fldChar w:fldCharType="begin"/>
      </w:r>
      <w:r w:rsidRPr="005406AD">
        <w:rPr>
          <w:lang w:val="en-US"/>
          <w:rPrChange w:id="16" w:author="VERBEECK Cedric" w:date="2019-06-07T09:59:00Z">
            <w:rPr/>
          </w:rPrChange>
        </w:rPr>
        <w:instrText xml:space="preserve"> HYPERLINK "https://www.omnicoreagency.com/twitter-statistics/" </w:instrText>
      </w:r>
      <w:r>
        <w:fldChar w:fldCharType="separate"/>
      </w:r>
      <w:r w:rsidRPr="005406AD">
        <w:rPr>
          <w:rStyle w:val="Hyperlink"/>
          <w:sz w:val="16"/>
          <w:szCs w:val="16"/>
          <w:lang w:val="en-US"/>
          <w:rPrChange w:id="17" w:author="VERBEECK Cedric" w:date="2019-06-07T09:59:00Z">
            <w:rPr>
              <w:rStyle w:val="Hyperlink"/>
              <w:sz w:val="16"/>
              <w:szCs w:val="16"/>
            </w:rPr>
          </w:rPrChange>
        </w:rPr>
        <w:t>https://www.omnicoreagency.com/twitter-statistics/</w:t>
      </w:r>
      <w:r>
        <w:rPr>
          <w:rStyle w:val="Hyperlink"/>
          <w:sz w:val="16"/>
          <w:szCs w:val="16"/>
        </w:rPr>
        <w:fldChar w:fldCharType="end"/>
      </w:r>
      <w:r w:rsidRPr="005406AD">
        <w:rPr>
          <w:sz w:val="16"/>
          <w:szCs w:val="16"/>
          <w:lang w:val="en-US"/>
          <w:rPrChange w:id="18" w:author="VERBEECK Cedric" w:date="2019-06-07T09:59:00Z">
            <w:rPr>
              <w:sz w:val="16"/>
              <w:szCs w:val="16"/>
            </w:rPr>
          </w:rPrChange>
        </w:rPr>
        <w:t xml:space="preserve"> </w:t>
      </w:r>
    </w:p>
  </w:footnote>
  <w:footnote w:id="2">
    <w:p w14:paraId="7B367726" w14:textId="4A210C4B" w:rsidR="00912B2B" w:rsidRPr="00912B2B" w:rsidRDefault="00912B2B" w:rsidP="00912B2B">
      <w:pPr>
        <w:spacing w:line="276" w:lineRule="auto"/>
        <w:rPr>
          <w:sz w:val="16"/>
          <w:szCs w:val="16"/>
          <w:lang w:val="de-DE"/>
        </w:rPr>
      </w:pPr>
      <w:r w:rsidRPr="00912B2B">
        <w:rPr>
          <w:rStyle w:val="FootnoteReference"/>
          <w:sz w:val="20"/>
          <w:szCs w:val="20"/>
          <w:lang w:val="de-DE"/>
        </w:rPr>
        <w:footnoteRef/>
      </w:r>
      <w:r w:rsidRPr="00912B2B">
        <w:rPr>
          <w:sz w:val="20"/>
          <w:szCs w:val="20"/>
          <w:lang w:val="de-DE"/>
        </w:rPr>
        <w:t xml:space="preserve"> </w:t>
      </w:r>
      <w:r w:rsidRPr="00912B2B">
        <w:rPr>
          <w:sz w:val="16"/>
          <w:szCs w:val="16"/>
          <w:lang w:val="de-DE"/>
        </w:rPr>
        <w:t xml:space="preserve">Dutzende Manager in VW-Skandal verwickelt, Die Spiegel, </w:t>
      </w:r>
      <w:hyperlink r:id="rId1" w:history="1">
        <w:r w:rsidRPr="00912B2B">
          <w:rPr>
            <w:rStyle w:val="Hyperlink"/>
            <w:sz w:val="16"/>
            <w:szCs w:val="16"/>
            <w:lang w:val="de-DE"/>
          </w:rPr>
          <w:t>https://www.spiegel.de/wirtschaft/unternehmen/volkswagen-dutzende-manager-in-vw-skandal-verwickelt-a-1057741.html</w:t>
        </w:r>
      </w:hyperlink>
      <w:r w:rsidRPr="00912B2B">
        <w:rPr>
          <w:sz w:val="16"/>
          <w:szCs w:val="16"/>
          <w:lang w:val="de-DE"/>
        </w:rPr>
        <w:t xml:space="preserve"> </w:t>
      </w:r>
    </w:p>
  </w:footnote>
  <w:footnote w:id="3">
    <w:p w14:paraId="22E80FFC" w14:textId="15066F2E" w:rsidR="00912B2B" w:rsidRPr="00CF6CDE" w:rsidRDefault="00912B2B" w:rsidP="00CF6CDE">
      <w:pPr>
        <w:rPr>
          <w:sz w:val="16"/>
          <w:szCs w:val="16"/>
          <w:lang w:val="en-GB"/>
        </w:rPr>
      </w:pPr>
      <w:r w:rsidRPr="00CF6CDE">
        <w:rPr>
          <w:sz w:val="20"/>
          <w:szCs w:val="20"/>
          <w:vertAlign w:val="superscript"/>
          <w:lang w:val="en-GB"/>
        </w:rPr>
        <w:footnoteRef/>
      </w:r>
      <w:r w:rsidRPr="00CF6CDE">
        <w:rPr>
          <w:sz w:val="20"/>
          <w:szCs w:val="20"/>
          <w:vertAlign w:val="superscript"/>
          <w:lang w:val="en-GB"/>
        </w:rPr>
        <w:t xml:space="preserve"> </w:t>
      </w:r>
      <w:r w:rsidRPr="00CF6CDE">
        <w:rPr>
          <w:sz w:val="16"/>
          <w:szCs w:val="16"/>
          <w:lang w:val="en-GB"/>
        </w:rPr>
        <w:t>Volkswagen Engineer Pleads Guilty for His Role in Conspiracy to Cheat U.S. Emissions Tests</w:t>
      </w:r>
      <w:r>
        <w:rPr>
          <w:sz w:val="16"/>
          <w:szCs w:val="16"/>
          <w:lang w:val="en-GB"/>
        </w:rPr>
        <w:t xml:space="preserve">, </w:t>
      </w:r>
      <w:r w:rsidRPr="00CF6CDE">
        <w:rPr>
          <w:sz w:val="16"/>
          <w:szCs w:val="16"/>
          <w:lang w:val="en-GB"/>
        </w:rPr>
        <w:t xml:space="preserve">Department of Justice </w:t>
      </w:r>
      <w:hyperlink r:id="rId2" w:history="1">
        <w:r w:rsidRPr="007D0AB8">
          <w:rPr>
            <w:rStyle w:val="Hyperlink"/>
            <w:sz w:val="16"/>
            <w:szCs w:val="16"/>
            <w:lang w:val="en-GB"/>
          </w:rPr>
          <w:t>https://www.justice.gov/opa/pr/volkswagen-engineer-pleads-guilty-his-role-conspiracy-cheat-us-emissions-tests</w:t>
        </w:r>
      </w:hyperlink>
      <w:r>
        <w:rPr>
          <w:sz w:val="16"/>
          <w:szCs w:val="16"/>
          <w:lang w:val="en-GB"/>
        </w:rPr>
        <w:t xml:space="preserve"> </w:t>
      </w:r>
    </w:p>
  </w:footnote>
  <w:footnote w:id="4">
    <w:p w14:paraId="016013C5" w14:textId="702F8612" w:rsidR="00A03C77" w:rsidRPr="00A03C77" w:rsidRDefault="00A03C77" w:rsidP="00A03C77">
      <w:pPr>
        <w:spacing w:line="276" w:lineRule="auto"/>
        <w:rPr>
          <w:sz w:val="16"/>
          <w:szCs w:val="16"/>
          <w:lang w:val="en-US"/>
        </w:rPr>
      </w:pPr>
      <w:r w:rsidRPr="00A03C77">
        <w:rPr>
          <w:rStyle w:val="FootnoteReference"/>
          <w:sz w:val="20"/>
          <w:szCs w:val="20"/>
        </w:rPr>
        <w:footnoteRef/>
      </w:r>
      <w:r w:rsidRPr="00A03C77">
        <w:rPr>
          <w:sz w:val="20"/>
          <w:szCs w:val="20"/>
        </w:rPr>
        <w:t xml:space="preserve"> </w:t>
      </w:r>
      <w:r w:rsidRPr="00A03C77">
        <w:rPr>
          <w:sz w:val="16"/>
          <w:szCs w:val="16"/>
          <w:lang w:val="en-US"/>
        </w:rPr>
        <w:t>Video statement Prof. Dr. Martin Winterkorn</w:t>
      </w:r>
      <w:r w:rsidRPr="00A03C77">
        <w:rPr>
          <w:sz w:val="16"/>
          <w:szCs w:val="16"/>
          <w:lang w:val="en-US"/>
        </w:rPr>
        <w:t xml:space="preserve">, </w:t>
      </w:r>
      <w:proofErr w:type="spellStart"/>
      <w:r w:rsidRPr="00A03C77">
        <w:rPr>
          <w:sz w:val="16"/>
          <w:szCs w:val="16"/>
          <w:lang w:val="en-US"/>
        </w:rPr>
        <w:t>Vollswagen</w:t>
      </w:r>
      <w:proofErr w:type="spellEnd"/>
      <w:r w:rsidRPr="00A03C77">
        <w:rPr>
          <w:sz w:val="16"/>
          <w:szCs w:val="16"/>
          <w:lang w:val="en-US"/>
        </w:rPr>
        <w:t xml:space="preserve"> Group, </w:t>
      </w:r>
      <w:hyperlink r:id="rId3" w:history="1">
        <w:r w:rsidRPr="00A03C77">
          <w:rPr>
            <w:rStyle w:val="Hyperlink"/>
            <w:sz w:val="16"/>
            <w:szCs w:val="16"/>
            <w:lang w:val="en-US"/>
          </w:rPr>
          <w:t>https://www.youtube.com/watch?v=wMPX98_</w:t>
        </w:r>
        <w:r w:rsidRPr="00A03C77">
          <w:rPr>
            <w:rStyle w:val="Hyperlink"/>
            <w:sz w:val="16"/>
            <w:szCs w:val="16"/>
            <w:lang w:val="en-US"/>
          </w:rPr>
          <w:t>H</w:t>
        </w:r>
        <w:r w:rsidRPr="00A03C77">
          <w:rPr>
            <w:rStyle w:val="Hyperlink"/>
            <w:sz w:val="16"/>
            <w:szCs w:val="16"/>
            <w:lang w:val="en-US"/>
          </w:rPr>
          <w:t>0ak</w:t>
        </w:r>
      </w:hyperlink>
      <w:r w:rsidRPr="00A03C77">
        <w:rPr>
          <w:sz w:val="16"/>
          <w:szCs w:val="16"/>
          <w:lang w:val="en-US"/>
        </w:rPr>
        <w:t xml:space="preserve"> </w:t>
      </w:r>
    </w:p>
  </w:footnote>
  <w:footnote w:id="5">
    <w:p w14:paraId="1EFE97B4" w14:textId="7EB9D8E7" w:rsidR="00A03C77" w:rsidRPr="00A03C77" w:rsidRDefault="00A03C77" w:rsidP="00A03C77">
      <w:pPr>
        <w:spacing w:line="276" w:lineRule="auto"/>
        <w:rPr>
          <w:sz w:val="16"/>
          <w:szCs w:val="16"/>
          <w:lang w:val="en-US"/>
        </w:rPr>
      </w:pPr>
      <w:r w:rsidRPr="00A03C77">
        <w:rPr>
          <w:rStyle w:val="FootnoteReference"/>
          <w:sz w:val="20"/>
          <w:szCs w:val="20"/>
        </w:rPr>
        <w:footnoteRef/>
      </w:r>
      <w:r w:rsidRPr="00A03C77">
        <w:rPr>
          <w:sz w:val="16"/>
          <w:szCs w:val="16"/>
        </w:rPr>
        <w:t xml:space="preserve"> </w:t>
      </w:r>
      <w:r w:rsidRPr="00A03C77">
        <w:rPr>
          <w:sz w:val="16"/>
          <w:szCs w:val="16"/>
          <w:lang w:val="en-US"/>
        </w:rPr>
        <w:t>Volkswagen Says 11 Million Cars Worldwide Are Affected in Diesel Deception, New York Times</w:t>
      </w:r>
      <w:r w:rsidRPr="00A03C77">
        <w:rPr>
          <w:sz w:val="16"/>
          <w:szCs w:val="16"/>
        </w:rPr>
        <w:t xml:space="preserve"> </w:t>
      </w:r>
      <w:hyperlink r:id="rId4" w:history="1">
        <w:r w:rsidRPr="007D0AB8">
          <w:rPr>
            <w:rStyle w:val="Hyperlink"/>
            <w:sz w:val="16"/>
            <w:szCs w:val="16"/>
          </w:rPr>
          <w:t>https://www.nytimes.com/2015/09/23/business/international/volkswagen-diesel-car-scandal.html</w:t>
        </w:r>
      </w:hyperlink>
      <w:r>
        <w:rPr>
          <w:sz w:val="16"/>
          <w:szCs w:val="16"/>
        </w:rPr>
        <w:t xml:space="preserve"> </w:t>
      </w:r>
    </w:p>
  </w:footnote>
  <w:footnote w:id="6">
    <w:p w14:paraId="21CC1E47" w14:textId="2CB6EF07" w:rsidR="005838DE" w:rsidRPr="005838DE" w:rsidRDefault="005838DE" w:rsidP="005838DE">
      <w:pPr>
        <w:spacing w:line="276" w:lineRule="auto"/>
        <w:rPr>
          <w:sz w:val="16"/>
          <w:szCs w:val="16"/>
          <w:lang w:val="en-US"/>
        </w:rPr>
      </w:pPr>
      <w:r w:rsidRPr="005838DE">
        <w:rPr>
          <w:rStyle w:val="FootnoteReference"/>
          <w:sz w:val="20"/>
          <w:szCs w:val="20"/>
        </w:rPr>
        <w:footnoteRef/>
      </w:r>
      <w:r w:rsidRPr="005838DE">
        <w:rPr>
          <w:sz w:val="20"/>
          <w:szCs w:val="20"/>
        </w:rPr>
        <w:t xml:space="preserve"> </w:t>
      </w:r>
      <w:r w:rsidRPr="005838DE">
        <w:rPr>
          <w:sz w:val="16"/>
          <w:szCs w:val="16"/>
          <w:lang w:val="en-US"/>
        </w:rPr>
        <w:t>VW diesel owners to get $1,000 in gift cards and vouchers, Yahoo Finance</w:t>
      </w:r>
      <w:r>
        <w:rPr>
          <w:sz w:val="16"/>
          <w:szCs w:val="16"/>
        </w:rPr>
        <w:t xml:space="preserve"> </w:t>
      </w:r>
      <w:hyperlink r:id="rId5" w:history="1">
        <w:r w:rsidRPr="007D0AB8">
          <w:rPr>
            <w:rStyle w:val="Hyperlink"/>
            <w:sz w:val="16"/>
            <w:szCs w:val="16"/>
          </w:rPr>
          <w:t>https://web.archive.org/web/20151119191859/http://finance.yahoo.com/news/vw-diesel-owners-1-000-205314161.html</w:t>
        </w:r>
      </w:hyperlink>
      <w:r>
        <w:rPr>
          <w:sz w:val="16"/>
          <w:szCs w:val="16"/>
        </w:rPr>
        <w:t xml:space="preserve"> </w:t>
      </w:r>
    </w:p>
  </w:footnote>
  <w:footnote w:id="7">
    <w:p w14:paraId="6C032BC1" w14:textId="5CFA338D" w:rsidR="00DD320E" w:rsidRPr="00DD320E" w:rsidRDefault="00DD320E" w:rsidP="00DD320E">
      <w:pPr>
        <w:spacing w:line="276" w:lineRule="auto"/>
        <w:rPr>
          <w:sz w:val="16"/>
          <w:szCs w:val="16"/>
          <w:lang w:val="en-US"/>
        </w:rPr>
      </w:pPr>
      <w:r w:rsidRPr="00DD320E">
        <w:rPr>
          <w:rStyle w:val="FootnoteReference"/>
          <w:sz w:val="20"/>
          <w:szCs w:val="20"/>
        </w:rPr>
        <w:footnoteRef/>
      </w:r>
      <w:r w:rsidRPr="00DD320E">
        <w:rPr>
          <w:sz w:val="16"/>
          <w:szCs w:val="16"/>
        </w:rPr>
        <w:t xml:space="preserve"> </w:t>
      </w:r>
      <w:proofErr w:type="spellStart"/>
      <w:r w:rsidRPr="00DD320E">
        <w:rPr>
          <w:sz w:val="16"/>
          <w:szCs w:val="16"/>
          <w:lang w:val="en-US"/>
        </w:rPr>
        <w:t>Dieselgate</w:t>
      </w:r>
      <w:proofErr w:type="spellEnd"/>
      <w:r w:rsidRPr="00DD320E">
        <w:rPr>
          <w:sz w:val="16"/>
          <w:szCs w:val="16"/>
          <w:lang w:val="en-US"/>
        </w:rPr>
        <w:t xml:space="preserve">, le </w:t>
      </w:r>
      <w:proofErr w:type="spellStart"/>
      <w:r w:rsidRPr="00DD320E">
        <w:rPr>
          <w:sz w:val="16"/>
          <w:szCs w:val="16"/>
          <w:lang w:val="en-US"/>
        </w:rPr>
        <w:t>bilan</w:t>
      </w:r>
      <w:proofErr w:type="spellEnd"/>
      <w:r w:rsidRPr="00DD320E">
        <w:rPr>
          <w:sz w:val="16"/>
          <w:szCs w:val="16"/>
          <w:lang w:val="en-US"/>
        </w:rPr>
        <w:t xml:space="preserve"> un an après, Challenges, </w:t>
      </w:r>
      <w:hyperlink r:id="rId6" w:history="1">
        <w:r w:rsidRPr="007D0AB8">
          <w:rPr>
            <w:rStyle w:val="Hyperlink"/>
            <w:sz w:val="16"/>
            <w:szCs w:val="16"/>
            <w:lang w:val="en-US"/>
          </w:rPr>
          <w:t>https://www.challenges.fr/automobile/actu-auto/scandale-des-diesel-volkswagen-le-bilan-du-dieselgate-un-an-apres_425271</w:t>
        </w:r>
      </w:hyperlink>
      <w:r>
        <w:rPr>
          <w:sz w:val="16"/>
          <w:szCs w:val="16"/>
          <w:lang w:val="en-US"/>
        </w:rPr>
        <w:t xml:space="preserve"> </w:t>
      </w:r>
    </w:p>
  </w:footnote>
  <w:footnote w:id="8">
    <w:p w14:paraId="307A4F83" w14:textId="6E0B8442" w:rsidR="00396586" w:rsidRPr="00396586" w:rsidRDefault="00396586" w:rsidP="00396586">
      <w:pPr>
        <w:spacing w:line="276" w:lineRule="auto"/>
        <w:rPr>
          <w:sz w:val="16"/>
          <w:szCs w:val="16"/>
          <w:lang w:val="en-US"/>
        </w:rPr>
      </w:pPr>
      <w:r w:rsidRPr="00396586">
        <w:rPr>
          <w:rStyle w:val="FootnoteReference"/>
          <w:sz w:val="20"/>
          <w:szCs w:val="20"/>
        </w:rPr>
        <w:footnoteRef/>
      </w:r>
      <w:r w:rsidRPr="00396586">
        <w:rPr>
          <w:sz w:val="20"/>
          <w:szCs w:val="20"/>
        </w:rPr>
        <w:t xml:space="preserve"> </w:t>
      </w:r>
      <w:r w:rsidRPr="00396586">
        <w:rPr>
          <w:sz w:val="16"/>
          <w:szCs w:val="16"/>
          <w:lang w:val="en-US"/>
        </w:rPr>
        <w:t>Volkswagen profit roars back two years after '</w:t>
      </w:r>
      <w:proofErr w:type="spellStart"/>
      <w:r w:rsidRPr="00396586">
        <w:rPr>
          <w:sz w:val="16"/>
          <w:szCs w:val="16"/>
          <w:lang w:val="en-US"/>
        </w:rPr>
        <w:t>dieselgate</w:t>
      </w:r>
      <w:proofErr w:type="spellEnd"/>
      <w:r w:rsidRPr="00396586">
        <w:rPr>
          <w:sz w:val="16"/>
          <w:szCs w:val="16"/>
          <w:lang w:val="en-US"/>
        </w:rPr>
        <w:t xml:space="preserve">', </w:t>
      </w:r>
      <w:r>
        <w:rPr>
          <w:sz w:val="16"/>
          <w:szCs w:val="16"/>
          <w:lang w:val="en-US"/>
        </w:rPr>
        <w:t>t</w:t>
      </w:r>
      <w:r w:rsidRPr="00396586">
        <w:rPr>
          <w:sz w:val="16"/>
          <w:szCs w:val="16"/>
          <w:lang w:val="en-US"/>
        </w:rPr>
        <w:t>he</w:t>
      </w:r>
      <w:r>
        <w:rPr>
          <w:sz w:val="16"/>
          <w:szCs w:val="16"/>
          <w:lang w:val="en-US"/>
        </w:rPr>
        <w:t>l</w:t>
      </w:r>
      <w:r w:rsidRPr="00396586">
        <w:rPr>
          <w:sz w:val="16"/>
          <w:szCs w:val="16"/>
          <w:lang w:val="en-US"/>
        </w:rPr>
        <w:t xml:space="preserve">ocal.de, </w:t>
      </w:r>
      <w:hyperlink r:id="rId7" w:history="1">
        <w:r w:rsidRPr="007D0AB8">
          <w:rPr>
            <w:rStyle w:val="Hyperlink"/>
            <w:sz w:val="16"/>
            <w:szCs w:val="16"/>
            <w:lang w:val="en-US"/>
          </w:rPr>
          <w:t>https://www.thelocal.de/20180224/volkswagen-profit-roars-back-two-years-after-dieselgate</w:t>
        </w:r>
      </w:hyperlink>
      <w:r>
        <w:rPr>
          <w:sz w:val="16"/>
          <w:szCs w:val="16"/>
          <w:lang w:val="en-US"/>
        </w:rPr>
        <w:t xml:space="preserve"> </w:t>
      </w:r>
    </w:p>
  </w:footnote>
  <w:footnote w:id="9">
    <w:p w14:paraId="7C404BDB" w14:textId="154524E0" w:rsidR="00A6169D" w:rsidRPr="00A6169D" w:rsidRDefault="00A6169D">
      <w:pPr>
        <w:pStyle w:val="FootnoteText"/>
        <w:rPr>
          <w:sz w:val="16"/>
          <w:szCs w:val="16"/>
        </w:rPr>
      </w:pPr>
      <w:r w:rsidRPr="00A6169D">
        <w:rPr>
          <w:rStyle w:val="FootnoteReference"/>
        </w:rPr>
        <w:footnoteRef/>
      </w:r>
      <w:r w:rsidRPr="00A6169D">
        <w:t xml:space="preserve"> </w:t>
      </w:r>
      <w:r w:rsidRPr="00A6169D">
        <w:rPr>
          <w:sz w:val="16"/>
          <w:szCs w:val="16"/>
        </w:rPr>
        <w:t xml:space="preserve">VOW, </w:t>
      </w:r>
      <w:r>
        <w:rPr>
          <w:sz w:val="16"/>
          <w:szCs w:val="16"/>
        </w:rPr>
        <w:t>bloomberg</w:t>
      </w:r>
      <w:r w:rsidRPr="00A6169D">
        <w:rPr>
          <w:sz w:val="16"/>
          <w:szCs w:val="16"/>
        </w:rPr>
        <w:t xml:space="preserve">.com, </w:t>
      </w:r>
      <w:hyperlink r:id="rId8" w:history="1">
        <w:r w:rsidRPr="007D0AB8">
          <w:rPr>
            <w:rStyle w:val="Hyperlink"/>
            <w:sz w:val="16"/>
            <w:szCs w:val="16"/>
          </w:rPr>
          <w:t>https://www.bloomberg.com/quote/VOW:GR</w:t>
        </w:r>
      </w:hyperlink>
      <w:r>
        <w:rPr>
          <w:sz w:val="16"/>
          <w:szCs w:val="16"/>
        </w:rPr>
        <w:t xml:space="preserve"> </w:t>
      </w:r>
    </w:p>
  </w:footnote>
  <w:footnote w:id="10">
    <w:p w14:paraId="511DFD68" w14:textId="0C042D47" w:rsidR="00912B2B" w:rsidRPr="000534EA" w:rsidRDefault="00912B2B">
      <w:pPr>
        <w:pStyle w:val="FootnoteText"/>
        <w:rPr>
          <w:lang w:val="en-GB"/>
        </w:rPr>
      </w:pPr>
      <w:r w:rsidRPr="000534EA">
        <w:rPr>
          <w:rStyle w:val="FootnoteReference"/>
          <w:lang w:val="en-GB"/>
        </w:rPr>
        <w:footnoteRef/>
      </w:r>
      <w:r w:rsidRPr="000534EA">
        <w:rPr>
          <w:lang w:val="en-GB"/>
        </w:rPr>
        <w:t xml:space="preserve"> </w:t>
      </w:r>
      <w:r w:rsidRPr="000534EA">
        <w:rPr>
          <w:sz w:val="16"/>
          <w:szCs w:val="16"/>
          <w:lang w:val="en-GB"/>
        </w:rPr>
        <w:t xml:space="preserve">Twitterscraper Package by Ahmet </w:t>
      </w:r>
      <w:proofErr w:type="spellStart"/>
      <w:r w:rsidRPr="000534EA">
        <w:rPr>
          <w:sz w:val="16"/>
          <w:szCs w:val="16"/>
          <w:lang w:val="en-GB"/>
        </w:rPr>
        <w:t>Taspinar</w:t>
      </w:r>
      <w:proofErr w:type="spellEnd"/>
      <w:r w:rsidRPr="000534EA">
        <w:rPr>
          <w:sz w:val="16"/>
          <w:szCs w:val="16"/>
          <w:lang w:val="en-GB"/>
        </w:rPr>
        <w:t xml:space="preserve">, MIT License, </w:t>
      </w:r>
      <w:r>
        <w:fldChar w:fldCharType="begin"/>
      </w:r>
      <w:r w:rsidRPr="005406AD">
        <w:rPr>
          <w:lang w:val="en-US"/>
          <w:rPrChange w:id="36" w:author="VERBEECK Cedric" w:date="2019-06-07T09:59:00Z">
            <w:rPr/>
          </w:rPrChange>
        </w:rPr>
        <w:instrText xml:space="preserve"> HYPERLINK "https://github.com/taspinar/twitterscraper" </w:instrText>
      </w:r>
      <w:r>
        <w:fldChar w:fldCharType="separate"/>
      </w:r>
      <w:r w:rsidRPr="000534EA">
        <w:rPr>
          <w:rStyle w:val="Hyperlink"/>
          <w:sz w:val="16"/>
          <w:szCs w:val="16"/>
          <w:lang w:val="en-GB"/>
        </w:rPr>
        <w:t>https://github.com/taspinar/twitterscraper</w:t>
      </w:r>
      <w:r>
        <w:rPr>
          <w:rStyle w:val="Hyperlink"/>
          <w:sz w:val="16"/>
          <w:szCs w:val="16"/>
          <w:lang w:val="en-GB"/>
        </w:rPr>
        <w:fldChar w:fldCharType="end"/>
      </w:r>
      <w:r w:rsidRPr="000534EA">
        <w:rPr>
          <w:sz w:val="16"/>
          <w:szCs w:val="16"/>
          <w:lang w:val="en-GB"/>
        </w:rPr>
        <w:t xml:space="preserve"> </w:t>
      </w:r>
    </w:p>
  </w:footnote>
  <w:footnote w:id="11">
    <w:p w14:paraId="7CF66F23" w14:textId="5001A6FF" w:rsidR="00912B2B" w:rsidRPr="000534EA" w:rsidRDefault="00912B2B" w:rsidP="00A913CF">
      <w:pPr>
        <w:rPr>
          <w:sz w:val="16"/>
          <w:szCs w:val="16"/>
          <w:lang w:val="en-GB"/>
        </w:rPr>
      </w:pPr>
      <w:r w:rsidRPr="000534EA">
        <w:rPr>
          <w:rStyle w:val="FootnoteReference"/>
          <w:sz w:val="16"/>
          <w:szCs w:val="16"/>
          <w:lang w:val="en-GB"/>
        </w:rPr>
        <w:footnoteRef/>
      </w:r>
      <w:r w:rsidRPr="000534EA">
        <w:rPr>
          <w:sz w:val="16"/>
          <w:szCs w:val="16"/>
          <w:lang w:val="en-GB"/>
        </w:rPr>
        <w:t xml:space="preserve"> Daniel Sonntag, in </w:t>
      </w:r>
      <w:r w:rsidRPr="000534EA">
        <w:rPr>
          <w:i/>
          <w:iCs/>
          <w:sz w:val="16"/>
          <w:szCs w:val="16"/>
          <w:lang w:val="en-GB"/>
        </w:rPr>
        <w:t>Assessing the quality of natural language text data</w:t>
      </w:r>
      <w:r w:rsidRPr="000534EA">
        <w:rPr>
          <w:sz w:val="16"/>
          <w:szCs w:val="16"/>
          <w:lang w:val="en-GB"/>
        </w:rPr>
        <w:t xml:space="preserve">, </w:t>
      </w:r>
      <w:r>
        <w:fldChar w:fldCharType="begin"/>
      </w:r>
      <w:r w:rsidRPr="005406AD">
        <w:rPr>
          <w:lang w:val="en-US"/>
          <w:rPrChange w:id="87" w:author="VERBEECK Cedric" w:date="2019-06-07T09:59:00Z">
            <w:rPr/>
          </w:rPrChange>
        </w:rPr>
        <w:instrText xml:space="preserve"> HYPERLINK "http://www.dfki.de/~sonntag/text_quality_short.pdf" </w:instrText>
      </w:r>
      <w:r>
        <w:fldChar w:fldCharType="separate"/>
      </w:r>
      <w:r w:rsidRPr="000534EA">
        <w:rPr>
          <w:rStyle w:val="Hyperlink"/>
          <w:sz w:val="16"/>
          <w:szCs w:val="16"/>
          <w:lang w:val="en-GB"/>
        </w:rPr>
        <w:t>http://www.dfki.de/~sonntag/text_quality_short.pdf</w:t>
      </w:r>
      <w:r>
        <w:rPr>
          <w:rStyle w:val="Hyperlink"/>
          <w:sz w:val="16"/>
          <w:szCs w:val="16"/>
          <w:lang w:val="en-GB"/>
        </w:rPr>
        <w:fldChar w:fldCharType="end"/>
      </w:r>
      <w:r w:rsidRPr="000534EA">
        <w:rPr>
          <w:sz w:val="16"/>
          <w:szCs w:val="16"/>
          <w:lang w:val="en-GB"/>
        </w:rPr>
        <w:t xml:space="preserve"> </w:t>
      </w:r>
    </w:p>
  </w:footnote>
  <w:footnote w:id="12">
    <w:p w14:paraId="394B99F6" w14:textId="0955D6A4" w:rsidR="00912B2B" w:rsidRPr="000534EA" w:rsidRDefault="00912B2B">
      <w:pPr>
        <w:pStyle w:val="FootnoteText"/>
        <w:rPr>
          <w:lang w:val="en-GB"/>
        </w:rPr>
      </w:pPr>
      <w:r w:rsidRPr="000534EA">
        <w:rPr>
          <w:rStyle w:val="FootnoteReference"/>
          <w:sz w:val="16"/>
          <w:szCs w:val="16"/>
          <w:lang w:val="en-GB"/>
        </w:rPr>
        <w:footnoteRef/>
      </w:r>
      <w:r w:rsidRPr="000534EA">
        <w:rPr>
          <w:sz w:val="16"/>
          <w:szCs w:val="16"/>
          <w:lang w:val="en-GB"/>
        </w:rPr>
        <w:t xml:space="preserve"> </w:t>
      </w:r>
      <w:proofErr w:type="spellStart"/>
      <w:r w:rsidRPr="000534EA">
        <w:rPr>
          <w:sz w:val="16"/>
          <w:szCs w:val="16"/>
          <w:lang w:val="en-GB"/>
        </w:rPr>
        <w:t>Wordcloud</w:t>
      </w:r>
      <w:proofErr w:type="spellEnd"/>
      <w:r w:rsidRPr="000534EA">
        <w:rPr>
          <w:sz w:val="16"/>
          <w:szCs w:val="16"/>
          <w:lang w:val="en-GB"/>
        </w:rPr>
        <w:t xml:space="preserve"> Package by Andreas Mueller, MIT License, </w:t>
      </w:r>
      <w:r>
        <w:fldChar w:fldCharType="begin"/>
      </w:r>
      <w:r w:rsidRPr="005406AD">
        <w:rPr>
          <w:lang w:val="en-US"/>
          <w:rPrChange w:id="91" w:author="VERBEECK Cedric" w:date="2019-06-07T09:59:00Z">
            <w:rPr/>
          </w:rPrChange>
        </w:rPr>
        <w:instrText xml:space="preserve"> HYPERLINK "https://github.com/amueller/word_cloud" </w:instrText>
      </w:r>
      <w:r>
        <w:fldChar w:fldCharType="separate"/>
      </w:r>
      <w:r w:rsidRPr="000534EA">
        <w:rPr>
          <w:rStyle w:val="Hyperlink"/>
          <w:sz w:val="16"/>
          <w:szCs w:val="16"/>
          <w:lang w:val="en-GB"/>
        </w:rPr>
        <w:t>https://github.com/amueller/word_cloud</w:t>
      </w:r>
      <w:r>
        <w:rPr>
          <w:rStyle w:val="Hyperlink"/>
          <w:sz w:val="16"/>
          <w:szCs w:val="16"/>
          <w:lang w:val="en-GB"/>
        </w:rPr>
        <w:fldChar w:fldCharType="end"/>
      </w:r>
      <w:r w:rsidRPr="000534EA">
        <w:rPr>
          <w:sz w:val="16"/>
          <w:szCs w:val="16"/>
          <w:lang w:val="en-GB"/>
        </w:rPr>
        <w:t xml:space="preserve"> </w:t>
      </w:r>
    </w:p>
  </w:footnote>
  <w:footnote w:id="13">
    <w:p w14:paraId="62B487BB" w14:textId="0D5020EE" w:rsidR="00912B2B" w:rsidRPr="000534EA" w:rsidRDefault="00912B2B">
      <w:pPr>
        <w:pStyle w:val="FootnoteText"/>
        <w:rPr>
          <w:lang w:val="en-GB"/>
        </w:rPr>
      </w:pPr>
      <w:r w:rsidRPr="000534EA">
        <w:rPr>
          <w:rStyle w:val="FootnoteReference"/>
          <w:sz w:val="16"/>
          <w:szCs w:val="16"/>
          <w:lang w:val="en-GB"/>
        </w:rPr>
        <w:footnoteRef/>
      </w:r>
      <w:r w:rsidRPr="000534EA">
        <w:rPr>
          <w:sz w:val="16"/>
          <w:szCs w:val="16"/>
          <w:lang w:val="en-GB"/>
        </w:rPr>
        <w:t xml:space="preserve"> Twitter Automation Rules from Twitter website, </w:t>
      </w:r>
      <w:r>
        <w:fldChar w:fldCharType="begin"/>
      </w:r>
      <w:r w:rsidRPr="005406AD">
        <w:rPr>
          <w:lang w:val="en-US"/>
          <w:rPrChange w:id="92" w:author="VERBEECK Cedric" w:date="2019-06-07T09:59:00Z">
            <w:rPr/>
          </w:rPrChange>
        </w:rPr>
        <w:instrText xml:space="preserve"> HYPERLINK "https://help.twitter.com/en/rules-and-policies/twitter-automation" </w:instrText>
      </w:r>
      <w:r>
        <w:fldChar w:fldCharType="separate"/>
      </w:r>
      <w:r w:rsidRPr="000534EA">
        <w:rPr>
          <w:rStyle w:val="Hyperlink"/>
          <w:sz w:val="16"/>
          <w:szCs w:val="16"/>
          <w:lang w:val="en-GB"/>
        </w:rPr>
        <w:t>https://help.twitter.com/en/rules-and-policies/twitter-automation</w:t>
      </w:r>
      <w:r>
        <w:rPr>
          <w:rStyle w:val="Hyperlink"/>
          <w:sz w:val="16"/>
          <w:szCs w:val="16"/>
          <w:lang w:val="en-GB"/>
        </w:rPr>
        <w:fldChar w:fldCharType="end"/>
      </w:r>
      <w:r w:rsidRPr="000534EA">
        <w:rPr>
          <w:sz w:val="16"/>
          <w:szCs w:val="16"/>
          <w:lang w:val="en-GB"/>
        </w:rPr>
        <w:t xml:space="preserve"> </w:t>
      </w:r>
    </w:p>
  </w:footnote>
  <w:footnote w:id="14">
    <w:p w14:paraId="45E39E60" w14:textId="732D54F2" w:rsidR="00912B2B" w:rsidRPr="000534EA" w:rsidRDefault="00912B2B" w:rsidP="00FD5589">
      <w:pPr>
        <w:rPr>
          <w:sz w:val="16"/>
          <w:szCs w:val="16"/>
          <w:lang w:val="en-GB"/>
        </w:rPr>
      </w:pPr>
      <w:r w:rsidRPr="000534EA">
        <w:rPr>
          <w:rStyle w:val="FootnoteReference"/>
          <w:sz w:val="16"/>
          <w:szCs w:val="16"/>
          <w:lang w:val="en-GB"/>
        </w:rPr>
        <w:footnoteRef/>
      </w:r>
      <w:r w:rsidRPr="000534EA">
        <w:rPr>
          <w:sz w:val="16"/>
          <w:szCs w:val="16"/>
          <w:lang w:val="en-GB"/>
        </w:rPr>
        <w:t xml:space="preserve"> </w:t>
      </w:r>
      <w:r w:rsidRPr="000534EA">
        <w:rPr>
          <w:rStyle w:val="HTMLCite"/>
          <w:i w:val="0"/>
          <w:iCs w:val="0"/>
          <w:sz w:val="16"/>
          <w:szCs w:val="16"/>
          <w:lang w:val="en-GB"/>
        </w:rPr>
        <w:t xml:space="preserve">US Environmental Protection Agency. 18 September 2015, </w:t>
      </w:r>
      <w:r>
        <w:fldChar w:fldCharType="begin"/>
      </w:r>
      <w:r w:rsidRPr="005406AD">
        <w:rPr>
          <w:lang w:val="en-US"/>
          <w:rPrChange w:id="96" w:author="VERBEECK Cedric" w:date="2019-06-07T09:59:00Z">
            <w:rPr/>
          </w:rPrChange>
        </w:rPr>
        <w:instrText xml:space="preserve"> HYPERLINK "https://web.archive.org/web/20150919011334/http://yosemite.epa.gov/opa/admpress.nsf/d0cf6618525a9efb85257359003fb69d/dfc8e33b5ab162b985257ec40057813b!OpenDocument" </w:instrText>
      </w:r>
      <w:r>
        <w:fldChar w:fldCharType="separate"/>
      </w:r>
      <w:r w:rsidRPr="000534EA">
        <w:rPr>
          <w:rStyle w:val="Hyperlink"/>
          <w:sz w:val="16"/>
          <w:szCs w:val="16"/>
          <w:lang w:val="en-GB"/>
        </w:rPr>
        <w:t>https://web.archive.org/web/20150919011334/http://yosemite.epa.gov/opa/admpress.nsf/d0cf6618525a9efb85257359003fb69d/dfc8e33b5ab162b985257ec40057813b!OpenDocument</w:t>
      </w:r>
      <w:r>
        <w:rPr>
          <w:rStyle w:val="Hyperlink"/>
          <w:sz w:val="16"/>
          <w:szCs w:val="16"/>
          <w:lang w:val="en-GB"/>
        </w:rPr>
        <w:fldChar w:fldCharType="end"/>
      </w:r>
      <w:r w:rsidRPr="000534EA">
        <w:rPr>
          <w:sz w:val="16"/>
          <w:szCs w:val="16"/>
          <w:lang w:val="en-GB"/>
        </w:rPr>
        <w:t xml:space="preserve"> </w:t>
      </w:r>
    </w:p>
  </w:footnote>
  <w:footnote w:id="15">
    <w:p w14:paraId="0C6E3CB0" w14:textId="05FE0974" w:rsidR="00912B2B" w:rsidRPr="005406AD" w:rsidRDefault="00912B2B">
      <w:pPr>
        <w:pStyle w:val="FootnoteText"/>
        <w:rPr>
          <w:sz w:val="16"/>
          <w:szCs w:val="16"/>
          <w:rPrChange w:id="100" w:author="VERBEECK Cedric" w:date="2019-06-07T09:59:00Z">
            <w:rPr>
              <w:sz w:val="16"/>
              <w:szCs w:val="16"/>
              <w:lang w:val="en-GB"/>
            </w:rPr>
          </w:rPrChange>
        </w:rPr>
      </w:pPr>
      <w:r w:rsidRPr="000534EA">
        <w:rPr>
          <w:rStyle w:val="FootnoteReference"/>
          <w:sz w:val="16"/>
          <w:szCs w:val="16"/>
          <w:lang w:val="en-GB"/>
        </w:rPr>
        <w:footnoteRef/>
      </w:r>
      <w:r w:rsidRPr="005406AD">
        <w:rPr>
          <w:sz w:val="16"/>
          <w:szCs w:val="16"/>
          <w:rPrChange w:id="101" w:author="VERBEECK Cedric" w:date="2019-06-07T09:59:00Z">
            <w:rPr>
              <w:sz w:val="16"/>
              <w:szCs w:val="16"/>
              <w:lang w:val="en-GB"/>
            </w:rPr>
          </w:rPrChange>
        </w:rPr>
        <w:t xml:space="preserve"> Volkswagen Group. </w:t>
      </w:r>
      <w:r>
        <w:fldChar w:fldCharType="begin"/>
      </w:r>
      <w:r>
        <w:instrText xml:space="preserve"> HYPERLINK "https://web.archive.org/web/20150925115541/http://www.volkswagenag.com/content/vwcorp/info_center/en/news/2015/09/Statement.html" </w:instrText>
      </w:r>
      <w:r>
        <w:fldChar w:fldCharType="separate"/>
      </w:r>
      <w:r w:rsidRPr="005406AD">
        <w:rPr>
          <w:rStyle w:val="Hyperlink"/>
          <w:sz w:val="16"/>
          <w:szCs w:val="16"/>
          <w:rPrChange w:id="102" w:author="VERBEECK Cedric" w:date="2019-06-07T09:59:00Z">
            <w:rPr>
              <w:rStyle w:val="Hyperlink"/>
              <w:sz w:val="16"/>
              <w:szCs w:val="16"/>
              <w:lang w:val="en-GB"/>
            </w:rPr>
          </w:rPrChange>
        </w:rPr>
        <w:t>https://web.archive.org/web/20150925115541/http://www.volkswagenag.com/content/vwcorp/info_center/en/news/2015/09/Statement.html</w:t>
      </w:r>
      <w:r>
        <w:rPr>
          <w:rStyle w:val="Hyperlink"/>
          <w:sz w:val="16"/>
          <w:szCs w:val="16"/>
          <w:lang w:val="en-GB"/>
        </w:rPr>
        <w:fldChar w:fldCharType="end"/>
      </w:r>
      <w:r w:rsidRPr="005406AD">
        <w:rPr>
          <w:sz w:val="16"/>
          <w:szCs w:val="16"/>
          <w:rPrChange w:id="103" w:author="VERBEECK Cedric" w:date="2019-06-07T09:59:00Z">
            <w:rPr>
              <w:sz w:val="16"/>
              <w:szCs w:val="16"/>
              <w:lang w:val="en-GB"/>
            </w:rPr>
          </w:rPrChange>
        </w:rPr>
        <w:t xml:space="preserve"> </w:t>
      </w:r>
    </w:p>
  </w:footnote>
  <w:footnote w:id="16">
    <w:p w14:paraId="0A4F894C" w14:textId="162A6F7E" w:rsidR="00912B2B" w:rsidRPr="005406AD" w:rsidRDefault="00912B2B" w:rsidP="00867C02">
      <w:pPr>
        <w:rPr>
          <w:sz w:val="16"/>
          <w:szCs w:val="16"/>
          <w:rPrChange w:id="104" w:author="VERBEECK Cedric" w:date="2019-06-07T09:59:00Z">
            <w:rPr>
              <w:sz w:val="16"/>
              <w:szCs w:val="16"/>
              <w:lang w:val="en-GB"/>
            </w:rPr>
          </w:rPrChange>
        </w:rPr>
      </w:pPr>
      <w:r w:rsidRPr="000534EA">
        <w:rPr>
          <w:rStyle w:val="FootnoteReference"/>
          <w:sz w:val="16"/>
          <w:szCs w:val="16"/>
          <w:lang w:val="en-GB"/>
        </w:rPr>
        <w:footnoteRef/>
      </w:r>
      <w:r w:rsidRPr="005406AD">
        <w:rPr>
          <w:sz w:val="16"/>
          <w:szCs w:val="16"/>
          <w:rPrChange w:id="105" w:author="VERBEECK Cedric" w:date="2019-06-07T09:59:00Z">
            <w:rPr>
              <w:sz w:val="16"/>
              <w:szCs w:val="16"/>
              <w:lang w:val="en-GB"/>
            </w:rPr>
          </w:rPrChange>
        </w:rPr>
        <w:t xml:space="preserve"> Volkswagen perd en Bourse près de 25 milliards en trois jours, Le Figaro, 22/09/2015</w:t>
      </w:r>
    </w:p>
    <w:p w14:paraId="104BEB67" w14:textId="41845F03" w:rsidR="00912B2B" w:rsidRPr="005406AD" w:rsidRDefault="00912B2B">
      <w:pPr>
        <w:pStyle w:val="FootnoteText"/>
        <w:rPr>
          <w:rPrChange w:id="106" w:author="VERBEECK Cedric" w:date="2019-06-07T09:59:00Z">
            <w:rPr>
              <w:lang w:val="en-GB"/>
            </w:rPr>
          </w:rPrChange>
        </w:rPr>
      </w:pPr>
      <w:r>
        <w:fldChar w:fldCharType="begin"/>
      </w:r>
      <w:r>
        <w:instrText xml:space="preserve"> HYPERLINK "http://bourse.lefigaro.fr/indices-actions/actu-conseils/volkswagen-perd-en-bourse-pres-de-25-milliards-en-trois-jours-4632836" </w:instrText>
      </w:r>
      <w:r>
        <w:fldChar w:fldCharType="separate"/>
      </w:r>
      <w:r w:rsidRPr="005406AD">
        <w:rPr>
          <w:rStyle w:val="Hyperlink"/>
          <w:sz w:val="16"/>
          <w:szCs w:val="16"/>
          <w:rPrChange w:id="107" w:author="VERBEECK Cedric" w:date="2019-06-07T09:59:00Z">
            <w:rPr>
              <w:rStyle w:val="Hyperlink"/>
              <w:sz w:val="16"/>
              <w:szCs w:val="16"/>
              <w:lang w:val="en-GB"/>
            </w:rPr>
          </w:rPrChange>
        </w:rPr>
        <w:t>http://bourse.lefigaro.fr/indices-actions/actu-conseils/volkswagen-perd-en-bourse-pres-de-25-milliards-en-trois-jours-4632836</w:t>
      </w:r>
      <w:r>
        <w:rPr>
          <w:rStyle w:val="Hyperlink"/>
          <w:sz w:val="16"/>
          <w:szCs w:val="16"/>
          <w:lang w:val="en-GB"/>
        </w:rPr>
        <w:fldChar w:fldCharType="end"/>
      </w:r>
      <w:r w:rsidRPr="005406AD">
        <w:rPr>
          <w:rPrChange w:id="108" w:author="VERBEECK Cedric" w:date="2019-06-07T09:59:00Z">
            <w:rPr>
              <w:lang w:val="en-GB"/>
            </w:rPr>
          </w:rPrChange>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ERBEECK Cedric">
    <w15:presenceInfo w15:providerId="AD" w15:userId="S-1-5-21-2631360605-1093813783-554008047-219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6" w:nlCheck="1" w:checkStyle="0"/>
  <w:activeWritingStyle w:appName="MSWord" w:lang="en-US" w:vendorID="64" w:dllVersion="6" w:nlCheck="1" w:checkStyle="1"/>
  <w:activeWritingStyle w:appName="MSWord" w:lang="de-DE"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E12"/>
    <w:rsid w:val="00014473"/>
    <w:rsid w:val="000534EA"/>
    <w:rsid w:val="00064DF3"/>
    <w:rsid w:val="000C3D46"/>
    <w:rsid w:val="000E50D0"/>
    <w:rsid w:val="00112224"/>
    <w:rsid w:val="00123E3A"/>
    <w:rsid w:val="00145779"/>
    <w:rsid w:val="00181B08"/>
    <w:rsid w:val="00192B5C"/>
    <w:rsid w:val="00203560"/>
    <w:rsid w:val="00213EE9"/>
    <w:rsid w:val="00220DDF"/>
    <w:rsid w:val="002A143B"/>
    <w:rsid w:val="002D002E"/>
    <w:rsid w:val="002F144A"/>
    <w:rsid w:val="00303EE8"/>
    <w:rsid w:val="00333DA3"/>
    <w:rsid w:val="0036080D"/>
    <w:rsid w:val="0037410E"/>
    <w:rsid w:val="00396586"/>
    <w:rsid w:val="003A4CBD"/>
    <w:rsid w:val="003D6795"/>
    <w:rsid w:val="00401CA3"/>
    <w:rsid w:val="00433523"/>
    <w:rsid w:val="00433815"/>
    <w:rsid w:val="0048617A"/>
    <w:rsid w:val="004A64EF"/>
    <w:rsid w:val="004C629E"/>
    <w:rsid w:val="0051487F"/>
    <w:rsid w:val="00527659"/>
    <w:rsid w:val="005406AD"/>
    <w:rsid w:val="005838DE"/>
    <w:rsid w:val="0059672B"/>
    <w:rsid w:val="005C5E12"/>
    <w:rsid w:val="005E2CE9"/>
    <w:rsid w:val="00602188"/>
    <w:rsid w:val="00656CFD"/>
    <w:rsid w:val="00656F13"/>
    <w:rsid w:val="00657974"/>
    <w:rsid w:val="00662162"/>
    <w:rsid w:val="006918B0"/>
    <w:rsid w:val="007628F7"/>
    <w:rsid w:val="0077087A"/>
    <w:rsid w:val="007829C4"/>
    <w:rsid w:val="0079433C"/>
    <w:rsid w:val="007D16B7"/>
    <w:rsid w:val="007D6263"/>
    <w:rsid w:val="007E017F"/>
    <w:rsid w:val="007E594A"/>
    <w:rsid w:val="00800416"/>
    <w:rsid w:val="008406EE"/>
    <w:rsid w:val="008573E3"/>
    <w:rsid w:val="00867C02"/>
    <w:rsid w:val="008721C7"/>
    <w:rsid w:val="008B055E"/>
    <w:rsid w:val="008E1760"/>
    <w:rsid w:val="00912909"/>
    <w:rsid w:val="00912B2B"/>
    <w:rsid w:val="009F2563"/>
    <w:rsid w:val="009F4C5B"/>
    <w:rsid w:val="00A03C77"/>
    <w:rsid w:val="00A04B0A"/>
    <w:rsid w:val="00A10B5D"/>
    <w:rsid w:val="00A6169D"/>
    <w:rsid w:val="00A741A4"/>
    <w:rsid w:val="00A913CF"/>
    <w:rsid w:val="00AD129A"/>
    <w:rsid w:val="00B446CA"/>
    <w:rsid w:val="00B51474"/>
    <w:rsid w:val="00B6008F"/>
    <w:rsid w:val="00B61FFC"/>
    <w:rsid w:val="00B909CF"/>
    <w:rsid w:val="00BA4842"/>
    <w:rsid w:val="00BE3B3A"/>
    <w:rsid w:val="00C162D9"/>
    <w:rsid w:val="00C2778B"/>
    <w:rsid w:val="00C42B3E"/>
    <w:rsid w:val="00C42E75"/>
    <w:rsid w:val="00C85C0A"/>
    <w:rsid w:val="00CB42DD"/>
    <w:rsid w:val="00CB4D30"/>
    <w:rsid w:val="00CC3D3E"/>
    <w:rsid w:val="00CD1F74"/>
    <w:rsid w:val="00CF6CDE"/>
    <w:rsid w:val="00D003A7"/>
    <w:rsid w:val="00D03BC6"/>
    <w:rsid w:val="00D45FCC"/>
    <w:rsid w:val="00D53234"/>
    <w:rsid w:val="00D908E0"/>
    <w:rsid w:val="00DB4C8E"/>
    <w:rsid w:val="00DC6437"/>
    <w:rsid w:val="00DD320E"/>
    <w:rsid w:val="00DD6ED0"/>
    <w:rsid w:val="00E93720"/>
    <w:rsid w:val="00EA0DFF"/>
    <w:rsid w:val="00F21584"/>
    <w:rsid w:val="00F23ED5"/>
    <w:rsid w:val="00F87B80"/>
    <w:rsid w:val="00FD5589"/>
    <w:rsid w:val="00FF13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0FBC"/>
  <w15:chartTrackingRefBased/>
  <w15:docId w15:val="{B9BC8593-A733-6248-B8FD-D0BE3E9E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0D0"/>
    <w:pPr>
      <w:keepNext/>
      <w:keepLines/>
      <w:pBdr>
        <w:bottom w:val="single" w:sz="18" w:space="1" w:color="C00000"/>
      </w:pBdr>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50D0"/>
    <w:pPr>
      <w:keepNext/>
      <w:keepLines/>
      <w:pBdr>
        <w:bottom w:val="single" w:sz="12" w:space="1" w:color="C00000"/>
      </w:pBdr>
      <w:spacing w:before="40"/>
      <w:jc w:val="center"/>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0D0"/>
    <w:rPr>
      <w:rFonts w:eastAsiaTheme="majorEastAsia" w:cstheme="majorBidi"/>
      <w:b/>
      <w:color w:val="000000" w:themeColor="text1"/>
      <w:sz w:val="36"/>
      <w:szCs w:val="32"/>
    </w:rPr>
  </w:style>
  <w:style w:type="paragraph" w:styleId="TOC1">
    <w:name w:val="toc 1"/>
    <w:basedOn w:val="Normal"/>
    <w:next w:val="Normal"/>
    <w:autoRedefine/>
    <w:uiPriority w:val="39"/>
    <w:unhideWhenUsed/>
    <w:rsid w:val="005C5E12"/>
    <w:pPr>
      <w:spacing w:after="100"/>
    </w:pPr>
  </w:style>
  <w:style w:type="character" w:styleId="Hyperlink">
    <w:name w:val="Hyperlink"/>
    <w:basedOn w:val="DefaultParagraphFont"/>
    <w:uiPriority w:val="99"/>
    <w:unhideWhenUsed/>
    <w:rsid w:val="005C5E12"/>
    <w:rPr>
      <w:color w:val="0563C1" w:themeColor="hyperlink"/>
      <w:u w:val="single"/>
    </w:rPr>
  </w:style>
  <w:style w:type="paragraph" w:styleId="Header">
    <w:name w:val="header"/>
    <w:basedOn w:val="Normal"/>
    <w:link w:val="HeaderChar"/>
    <w:uiPriority w:val="99"/>
    <w:unhideWhenUsed/>
    <w:rsid w:val="003A4CBD"/>
    <w:pPr>
      <w:tabs>
        <w:tab w:val="center" w:pos="4536"/>
        <w:tab w:val="right" w:pos="9072"/>
      </w:tabs>
    </w:pPr>
  </w:style>
  <w:style w:type="character" w:customStyle="1" w:styleId="HeaderChar">
    <w:name w:val="Header Char"/>
    <w:basedOn w:val="DefaultParagraphFont"/>
    <w:link w:val="Header"/>
    <w:uiPriority w:val="99"/>
    <w:rsid w:val="003A4CBD"/>
  </w:style>
  <w:style w:type="paragraph" w:styleId="Footer">
    <w:name w:val="footer"/>
    <w:basedOn w:val="Normal"/>
    <w:link w:val="FooterChar"/>
    <w:uiPriority w:val="99"/>
    <w:unhideWhenUsed/>
    <w:rsid w:val="003A4CBD"/>
    <w:pPr>
      <w:tabs>
        <w:tab w:val="center" w:pos="4536"/>
        <w:tab w:val="right" w:pos="9072"/>
      </w:tabs>
    </w:pPr>
  </w:style>
  <w:style w:type="character" w:customStyle="1" w:styleId="FooterChar">
    <w:name w:val="Footer Char"/>
    <w:basedOn w:val="DefaultParagraphFont"/>
    <w:link w:val="Footer"/>
    <w:uiPriority w:val="99"/>
    <w:rsid w:val="003A4CBD"/>
  </w:style>
  <w:style w:type="character" w:styleId="PageNumber">
    <w:name w:val="page number"/>
    <w:basedOn w:val="DefaultParagraphFont"/>
    <w:uiPriority w:val="99"/>
    <w:semiHidden/>
    <w:unhideWhenUsed/>
    <w:rsid w:val="003A4CBD"/>
  </w:style>
  <w:style w:type="character" w:customStyle="1" w:styleId="Heading2Char">
    <w:name w:val="Heading 2 Char"/>
    <w:basedOn w:val="DefaultParagraphFont"/>
    <w:link w:val="Heading2"/>
    <w:uiPriority w:val="9"/>
    <w:rsid w:val="000E50D0"/>
    <w:rPr>
      <w:rFonts w:asciiTheme="majorHAnsi" w:eastAsiaTheme="majorEastAsia" w:hAnsiTheme="majorHAnsi" w:cstheme="majorBidi"/>
      <w:b/>
      <w:color w:val="000000" w:themeColor="text1"/>
      <w:sz w:val="28"/>
      <w:szCs w:val="26"/>
    </w:rPr>
  </w:style>
  <w:style w:type="paragraph" w:styleId="FootnoteText">
    <w:name w:val="footnote text"/>
    <w:basedOn w:val="Normal"/>
    <w:link w:val="FootnoteTextChar"/>
    <w:uiPriority w:val="99"/>
    <w:semiHidden/>
    <w:unhideWhenUsed/>
    <w:rsid w:val="00A741A4"/>
    <w:rPr>
      <w:sz w:val="20"/>
      <w:szCs w:val="20"/>
    </w:rPr>
  </w:style>
  <w:style w:type="character" w:customStyle="1" w:styleId="FootnoteTextChar">
    <w:name w:val="Footnote Text Char"/>
    <w:basedOn w:val="DefaultParagraphFont"/>
    <w:link w:val="FootnoteText"/>
    <w:uiPriority w:val="99"/>
    <w:semiHidden/>
    <w:rsid w:val="00A741A4"/>
    <w:rPr>
      <w:sz w:val="20"/>
      <w:szCs w:val="20"/>
    </w:rPr>
  </w:style>
  <w:style w:type="character" w:styleId="FootnoteReference">
    <w:name w:val="footnote reference"/>
    <w:basedOn w:val="DefaultParagraphFont"/>
    <w:uiPriority w:val="99"/>
    <w:semiHidden/>
    <w:unhideWhenUsed/>
    <w:rsid w:val="00A741A4"/>
    <w:rPr>
      <w:vertAlign w:val="superscript"/>
    </w:rPr>
  </w:style>
  <w:style w:type="paragraph" w:styleId="TOC2">
    <w:name w:val="toc 2"/>
    <w:basedOn w:val="Normal"/>
    <w:next w:val="Normal"/>
    <w:autoRedefine/>
    <w:uiPriority w:val="39"/>
    <w:unhideWhenUsed/>
    <w:rsid w:val="00527659"/>
    <w:pPr>
      <w:spacing w:after="100"/>
      <w:ind w:left="240"/>
    </w:pPr>
  </w:style>
  <w:style w:type="character" w:customStyle="1" w:styleId="UnresolvedMention1">
    <w:name w:val="Unresolved Mention1"/>
    <w:basedOn w:val="DefaultParagraphFont"/>
    <w:uiPriority w:val="99"/>
    <w:rsid w:val="009F2563"/>
    <w:rPr>
      <w:color w:val="605E5C"/>
      <w:shd w:val="clear" w:color="auto" w:fill="E1DFDD"/>
    </w:rPr>
  </w:style>
  <w:style w:type="table" w:styleId="TableGrid">
    <w:name w:val="Table Grid"/>
    <w:basedOn w:val="TableNormal"/>
    <w:uiPriority w:val="39"/>
    <w:rsid w:val="00B61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61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F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E50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50D0"/>
    <w:rPr>
      <w:rFonts w:ascii="Times New Roman" w:hAnsi="Times New Roman" w:cs="Times New Roman"/>
      <w:sz w:val="18"/>
      <w:szCs w:val="18"/>
    </w:rPr>
  </w:style>
  <w:style w:type="character" w:styleId="HTMLCite">
    <w:name w:val="HTML Cite"/>
    <w:basedOn w:val="DefaultParagraphFont"/>
    <w:uiPriority w:val="99"/>
    <w:semiHidden/>
    <w:unhideWhenUsed/>
    <w:rsid w:val="00D908E0"/>
    <w:rPr>
      <w:i/>
      <w:iCs/>
    </w:rPr>
  </w:style>
  <w:style w:type="character" w:customStyle="1" w:styleId="reference-accessdate">
    <w:name w:val="reference-accessdate"/>
    <w:basedOn w:val="DefaultParagraphFont"/>
    <w:rsid w:val="00D908E0"/>
  </w:style>
  <w:style w:type="character" w:customStyle="1" w:styleId="nowrap">
    <w:name w:val="nowrap"/>
    <w:basedOn w:val="DefaultParagraphFont"/>
    <w:rsid w:val="00D908E0"/>
  </w:style>
  <w:style w:type="character" w:styleId="FollowedHyperlink">
    <w:name w:val="FollowedHyperlink"/>
    <w:basedOn w:val="DefaultParagraphFont"/>
    <w:uiPriority w:val="99"/>
    <w:semiHidden/>
    <w:unhideWhenUsed/>
    <w:rsid w:val="00D908E0"/>
    <w:rPr>
      <w:color w:val="954F72" w:themeColor="followedHyperlink"/>
      <w:u w:val="single"/>
    </w:rPr>
  </w:style>
  <w:style w:type="character" w:customStyle="1" w:styleId="byline-pipe">
    <w:name w:val="byline-pipe"/>
    <w:basedOn w:val="DefaultParagraphFont"/>
    <w:rsid w:val="00867C02"/>
  </w:style>
  <w:style w:type="paragraph" w:styleId="EndnoteText">
    <w:name w:val="endnote text"/>
    <w:basedOn w:val="Normal"/>
    <w:link w:val="EndnoteTextChar"/>
    <w:uiPriority w:val="99"/>
    <w:semiHidden/>
    <w:unhideWhenUsed/>
    <w:rsid w:val="00912909"/>
    <w:rPr>
      <w:sz w:val="20"/>
      <w:szCs w:val="20"/>
    </w:rPr>
  </w:style>
  <w:style w:type="character" w:customStyle="1" w:styleId="EndnoteTextChar">
    <w:name w:val="Endnote Text Char"/>
    <w:basedOn w:val="DefaultParagraphFont"/>
    <w:link w:val="EndnoteText"/>
    <w:uiPriority w:val="99"/>
    <w:semiHidden/>
    <w:rsid w:val="00912909"/>
    <w:rPr>
      <w:sz w:val="20"/>
      <w:szCs w:val="20"/>
    </w:rPr>
  </w:style>
  <w:style w:type="character" w:styleId="EndnoteReference">
    <w:name w:val="endnote reference"/>
    <w:basedOn w:val="DefaultParagraphFont"/>
    <w:uiPriority w:val="99"/>
    <w:semiHidden/>
    <w:unhideWhenUsed/>
    <w:rsid w:val="00912909"/>
    <w:rPr>
      <w:vertAlign w:val="superscript"/>
    </w:rPr>
  </w:style>
  <w:style w:type="character" w:styleId="CommentReference">
    <w:name w:val="annotation reference"/>
    <w:basedOn w:val="DefaultParagraphFont"/>
    <w:uiPriority w:val="99"/>
    <w:semiHidden/>
    <w:unhideWhenUsed/>
    <w:rsid w:val="007E594A"/>
    <w:rPr>
      <w:sz w:val="16"/>
      <w:szCs w:val="16"/>
    </w:rPr>
  </w:style>
  <w:style w:type="paragraph" w:styleId="CommentText">
    <w:name w:val="annotation text"/>
    <w:basedOn w:val="Normal"/>
    <w:link w:val="CommentTextChar"/>
    <w:uiPriority w:val="99"/>
    <w:semiHidden/>
    <w:unhideWhenUsed/>
    <w:rsid w:val="007E594A"/>
    <w:rPr>
      <w:sz w:val="20"/>
      <w:szCs w:val="20"/>
    </w:rPr>
  </w:style>
  <w:style w:type="character" w:customStyle="1" w:styleId="CommentTextChar">
    <w:name w:val="Comment Text Char"/>
    <w:basedOn w:val="DefaultParagraphFont"/>
    <w:link w:val="CommentText"/>
    <w:uiPriority w:val="99"/>
    <w:semiHidden/>
    <w:rsid w:val="007E594A"/>
    <w:rPr>
      <w:sz w:val="20"/>
      <w:szCs w:val="20"/>
    </w:rPr>
  </w:style>
  <w:style w:type="paragraph" w:styleId="CommentSubject">
    <w:name w:val="annotation subject"/>
    <w:basedOn w:val="CommentText"/>
    <w:next w:val="CommentText"/>
    <w:link w:val="CommentSubjectChar"/>
    <w:uiPriority w:val="99"/>
    <w:semiHidden/>
    <w:unhideWhenUsed/>
    <w:rsid w:val="007E594A"/>
    <w:rPr>
      <w:b/>
      <w:bCs/>
    </w:rPr>
  </w:style>
  <w:style w:type="character" w:customStyle="1" w:styleId="CommentSubjectChar">
    <w:name w:val="Comment Subject Char"/>
    <w:basedOn w:val="CommentTextChar"/>
    <w:link w:val="CommentSubject"/>
    <w:uiPriority w:val="99"/>
    <w:semiHidden/>
    <w:rsid w:val="007E594A"/>
    <w:rPr>
      <w:b/>
      <w:bCs/>
      <w:sz w:val="20"/>
      <w:szCs w:val="20"/>
    </w:rPr>
  </w:style>
  <w:style w:type="character" w:styleId="UnresolvedMention">
    <w:name w:val="Unresolved Mention"/>
    <w:basedOn w:val="DefaultParagraphFont"/>
    <w:uiPriority w:val="99"/>
    <w:semiHidden/>
    <w:unhideWhenUsed/>
    <w:rsid w:val="00CF6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0523">
      <w:bodyDiv w:val="1"/>
      <w:marLeft w:val="0"/>
      <w:marRight w:val="0"/>
      <w:marTop w:val="0"/>
      <w:marBottom w:val="0"/>
      <w:divBdr>
        <w:top w:val="none" w:sz="0" w:space="0" w:color="auto"/>
        <w:left w:val="none" w:sz="0" w:space="0" w:color="auto"/>
        <w:bottom w:val="none" w:sz="0" w:space="0" w:color="auto"/>
        <w:right w:val="none" w:sz="0" w:space="0" w:color="auto"/>
      </w:divBdr>
    </w:div>
    <w:div w:id="110367281">
      <w:bodyDiv w:val="1"/>
      <w:marLeft w:val="0"/>
      <w:marRight w:val="0"/>
      <w:marTop w:val="0"/>
      <w:marBottom w:val="0"/>
      <w:divBdr>
        <w:top w:val="none" w:sz="0" w:space="0" w:color="auto"/>
        <w:left w:val="none" w:sz="0" w:space="0" w:color="auto"/>
        <w:bottom w:val="none" w:sz="0" w:space="0" w:color="auto"/>
        <w:right w:val="none" w:sz="0" w:space="0" w:color="auto"/>
      </w:divBdr>
    </w:div>
    <w:div w:id="130490455">
      <w:bodyDiv w:val="1"/>
      <w:marLeft w:val="0"/>
      <w:marRight w:val="0"/>
      <w:marTop w:val="0"/>
      <w:marBottom w:val="0"/>
      <w:divBdr>
        <w:top w:val="none" w:sz="0" w:space="0" w:color="auto"/>
        <w:left w:val="none" w:sz="0" w:space="0" w:color="auto"/>
        <w:bottom w:val="none" w:sz="0" w:space="0" w:color="auto"/>
        <w:right w:val="none" w:sz="0" w:space="0" w:color="auto"/>
      </w:divBdr>
    </w:div>
    <w:div w:id="221185588">
      <w:bodyDiv w:val="1"/>
      <w:marLeft w:val="0"/>
      <w:marRight w:val="0"/>
      <w:marTop w:val="0"/>
      <w:marBottom w:val="0"/>
      <w:divBdr>
        <w:top w:val="none" w:sz="0" w:space="0" w:color="auto"/>
        <w:left w:val="none" w:sz="0" w:space="0" w:color="auto"/>
        <w:bottom w:val="none" w:sz="0" w:space="0" w:color="auto"/>
        <w:right w:val="none" w:sz="0" w:space="0" w:color="auto"/>
      </w:divBdr>
    </w:div>
    <w:div w:id="239020589">
      <w:bodyDiv w:val="1"/>
      <w:marLeft w:val="0"/>
      <w:marRight w:val="0"/>
      <w:marTop w:val="0"/>
      <w:marBottom w:val="0"/>
      <w:divBdr>
        <w:top w:val="none" w:sz="0" w:space="0" w:color="auto"/>
        <w:left w:val="none" w:sz="0" w:space="0" w:color="auto"/>
        <w:bottom w:val="none" w:sz="0" w:space="0" w:color="auto"/>
        <w:right w:val="none" w:sz="0" w:space="0" w:color="auto"/>
      </w:divBdr>
    </w:div>
    <w:div w:id="285545131">
      <w:bodyDiv w:val="1"/>
      <w:marLeft w:val="0"/>
      <w:marRight w:val="0"/>
      <w:marTop w:val="0"/>
      <w:marBottom w:val="0"/>
      <w:divBdr>
        <w:top w:val="none" w:sz="0" w:space="0" w:color="auto"/>
        <w:left w:val="none" w:sz="0" w:space="0" w:color="auto"/>
        <w:bottom w:val="none" w:sz="0" w:space="0" w:color="auto"/>
        <w:right w:val="none" w:sz="0" w:space="0" w:color="auto"/>
      </w:divBdr>
    </w:div>
    <w:div w:id="466317631">
      <w:bodyDiv w:val="1"/>
      <w:marLeft w:val="0"/>
      <w:marRight w:val="0"/>
      <w:marTop w:val="0"/>
      <w:marBottom w:val="0"/>
      <w:divBdr>
        <w:top w:val="none" w:sz="0" w:space="0" w:color="auto"/>
        <w:left w:val="none" w:sz="0" w:space="0" w:color="auto"/>
        <w:bottom w:val="none" w:sz="0" w:space="0" w:color="auto"/>
        <w:right w:val="none" w:sz="0" w:space="0" w:color="auto"/>
      </w:divBdr>
    </w:div>
    <w:div w:id="536816029">
      <w:bodyDiv w:val="1"/>
      <w:marLeft w:val="0"/>
      <w:marRight w:val="0"/>
      <w:marTop w:val="0"/>
      <w:marBottom w:val="0"/>
      <w:divBdr>
        <w:top w:val="none" w:sz="0" w:space="0" w:color="auto"/>
        <w:left w:val="none" w:sz="0" w:space="0" w:color="auto"/>
        <w:bottom w:val="none" w:sz="0" w:space="0" w:color="auto"/>
        <w:right w:val="none" w:sz="0" w:space="0" w:color="auto"/>
      </w:divBdr>
    </w:div>
    <w:div w:id="629284003">
      <w:bodyDiv w:val="1"/>
      <w:marLeft w:val="0"/>
      <w:marRight w:val="0"/>
      <w:marTop w:val="0"/>
      <w:marBottom w:val="0"/>
      <w:divBdr>
        <w:top w:val="none" w:sz="0" w:space="0" w:color="auto"/>
        <w:left w:val="none" w:sz="0" w:space="0" w:color="auto"/>
        <w:bottom w:val="none" w:sz="0" w:space="0" w:color="auto"/>
        <w:right w:val="none" w:sz="0" w:space="0" w:color="auto"/>
      </w:divBdr>
    </w:div>
    <w:div w:id="710302063">
      <w:bodyDiv w:val="1"/>
      <w:marLeft w:val="0"/>
      <w:marRight w:val="0"/>
      <w:marTop w:val="0"/>
      <w:marBottom w:val="0"/>
      <w:divBdr>
        <w:top w:val="none" w:sz="0" w:space="0" w:color="auto"/>
        <w:left w:val="none" w:sz="0" w:space="0" w:color="auto"/>
        <w:bottom w:val="none" w:sz="0" w:space="0" w:color="auto"/>
        <w:right w:val="none" w:sz="0" w:space="0" w:color="auto"/>
      </w:divBdr>
    </w:div>
    <w:div w:id="761755466">
      <w:bodyDiv w:val="1"/>
      <w:marLeft w:val="0"/>
      <w:marRight w:val="0"/>
      <w:marTop w:val="0"/>
      <w:marBottom w:val="0"/>
      <w:divBdr>
        <w:top w:val="none" w:sz="0" w:space="0" w:color="auto"/>
        <w:left w:val="none" w:sz="0" w:space="0" w:color="auto"/>
        <w:bottom w:val="none" w:sz="0" w:space="0" w:color="auto"/>
        <w:right w:val="none" w:sz="0" w:space="0" w:color="auto"/>
      </w:divBdr>
    </w:div>
    <w:div w:id="861356038">
      <w:bodyDiv w:val="1"/>
      <w:marLeft w:val="0"/>
      <w:marRight w:val="0"/>
      <w:marTop w:val="0"/>
      <w:marBottom w:val="0"/>
      <w:divBdr>
        <w:top w:val="none" w:sz="0" w:space="0" w:color="auto"/>
        <w:left w:val="none" w:sz="0" w:space="0" w:color="auto"/>
        <w:bottom w:val="none" w:sz="0" w:space="0" w:color="auto"/>
        <w:right w:val="none" w:sz="0" w:space="0" w:color="auto"/>
      </w:divBdr>
    </w:div>
    <w:div w:id="965545301">
      <w:bodyDiv w:val="1"/>
      <w:marLeft w:val="0"/>
      <w:marRight w:val="0"/>
      <w:marTop w:val="0"/>
      <w:marBottom w:val="0"/>
      <w:divBdr>
        <w:top w:val="none" w:sz="0" w:space="0" w:color="auto"/>
        <w:left w:val="none" w:sz="0" w:space="0" w:color="auto"/>
        <w:bottom w:val="none" w:sz="0" w:space="0" w:color="auto"/>
        <w:right w:val="none" w:sz="0" w:space="0" w:color="auto"/>
      </w:divBdr>
    </w:div>
    <w:div w:id="1075203025">
      <w:bodyDiv w:val="1"/>
      <w:marLeft w:val="0"/>
      <w:marRight w:val="0"/>
      <w:marTop w:val="0"/>
      <w:marBottom w:val="0"/>
      <w:divBdr>
        <w:top w:val="none" w:sz="0" w:space="0" w:color="auto"/>
        <w:left w:val="none" w:sz="0" w:space="0" w:color="auto"/>
        <w:bottom w:val="none" w:sz="0" w:space="0" w:color="auto"/>
        <w:right w:val="none" w:sz="0" w:space="0" w:color="auto"/>
      </w:divBdr>
    </w:div>
    <w:div w:id="1104770415">
      <w:bodyDiv w:val="1"/>
      <w:marLeft w:val="0"/>
      <w:marRight w:val="0"/>
      <w:marTop w:val="0"/>
      <w:marBottom w:val="0"/>
      <w:divBdr>
        <w:top w:val="none" w:sz="0" w:space="0" w:color="auto"/>
        <w:left w:val="none" w:sz="0" w:space="0" w:color="auto"/>
        <w:bottom w:val="none" w:sz="0" w:space="0" w:color="auto"/>
        <w:right w:val="none" w:sz="0" w:space="0" w:color="auto"/>
      </w:divBdr>
    </w:div>
    <w:div w:id="1118140929">
      <w:bodyDiv w:val="1"/>
      <w:marLeft w:val="0"/>
      <w:marRight w:val="0"/>
      <w:marTop w:val="0"/>
      <w:marBottom w:val="0"/>
      <w:divBdr>
        <w:top w:val="none" w:sz="0" w:space="0" w:color="auto"/>
        <w:left w:val="none" w:sz="0" w:space="0" w:color="auto"/>
        <w:bottom w:val="none" w:sz="0" w:space="0" w:color="auto"/>
        <w:right w:val="none" w:sz="0" w:space="0" w:color="auto"/>
      </w:divBdr>
    </w:div>
    <w:div w:id="1271475534">
      <w:bodyDiv w:val="1"/>
      <w:marLeft w:val="0"/>
      <w:marRight w:val="0"/>
      <w:marTop w:val="0"/>
      <w:marBottom w:val="0"/>
      <w:divBdr>
        <w:top w:val="none" w:sz="0" w:space="0" w:color="auto"/>
        <w:left w:val="none" w:sz="0" w:space="0" w:color="auto"/>
        <w:bottom w:val="none" w:sz="0" w:space="0" w:color="auto"/>
        <w:right w:val="none" w:sz="0" w:space="0" w:color="auto"/>
      </w:divBdr>
    </w:div>
    <w:div w:id="1314023318">
      <w:bodyDiv w:val="1"/>
      <w:marLeft w:val="0"/>
      <w:marRight w:val="0"/>
      <w:marTop w:val="0"/>
      <w:marBottom w:val="0"/>
      <w:divBdr>
        <w:top w:val="none" w:sz="0" w:space="0" w:color="auto"/>
        <w:left w:val="none" w:sz="0" w:space="0" w:color="auto"/>
        <w:bottom w:val="none" w:sz="0" w:space="0" w:color="auto"/>
        <w:right w:val="none" w:sz="0" w:space="0" w:color="auto"/>
      </w:divBdr>
    </w:div>
    <w:div w:id="1346788854">
      <w:bodyDiv w:val="1"/>
      <w:marLeft w:val="0"/>
      <w:marRight w:val="0"/>
      <w:marTop w:val="0"/>
      <w:marBottom w:val="0"/>
      <w:divBdr>
        <w:top w:val="none" w:sz="0" w:space="0" w:color="auto"/>
        <w:left w:val="none" w:sz="0" w:space="0" w:color="auto"/>
        <w:bottom w:val="none" w:sz="0" w:space="0" w:color="auto"/>
        <w:right w:val="none" w:sz="0" w:space="0" w:color="auto"/>
      </w:divBdr>
    </w:div>
    <w:div w:id="1422336727">
      <w:bodyDiv w:val="1"/>
      <w:marLeft w:val="0"/>
      <w:marRight w:val="0"/>
      <w:marTop w:val="0"/>
      <w:marBottom w:val="0"/>
      <w:divBdr>
        <w:top w:val="none" w:sz="0" w:space="0" w:color="auto"/>
        <w:left w:val="none" w:sz="0" w:space="0" w:color="auto"/>
        <w:bottom w:val="none" w:sz="0" w:space="0" w:color="auto"/>
        <w:right w:val="none" w:sz="0" w:space="0" w:color="auto"/>
      </w:divBdr>
      <w:divsChild>
        <w:div w:id="1801454284">
          <w:marLeft w:val="0"/>
          <w:marRight w:val="0"/>
          <w:marTop w:val="0"/>
          <w:marBottom w:val="0"/>
          <w:divBdr>
            <w:top w:val="none" w:sz="0" w:space="0" w:color="auto"/>
            <w:left w:val="none" w:sz="0" w:space="0" w:color="auto"/>
            <w:bottom w:val="none" w:sz="0" w:space="0" w:color="auto"/>
            <w:right w:val="none" w:sz="0" w:space="0" w:color="auto"/>
          </w:divBdr>
          <w:divsChild>
            <w:div w:id="18295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112">
      <w:bodyDiv w:val="1"/>
      <w:marLeft w:val="0"/>
      <w:marRight w:val="0"/>
      <w:marTop w:val="0"/>
      <w:marBottom w:val="0"/>
      <w:divBdr>
        <w:top w:val="none" w:sz="0" w:space="0" w:color="auto"/>
        <w:left w:val="none" w:sz="0" w:space="0" w:color="auto"/>
        <w:bottom w:val="none" w:sz="0" w:space="0" w:color="auto"/>
        <w:right w:val="none" w:sz="0" w:space="0" w:color="auto"/>
      </w:divBdr>
    </w:div>
    <w:div w:id="1490974313">
      <w:bodyDiv w:val="1"/>
      <w:marLeft w:val="0"/>
      <w:marRight w:val="0"/>
      <w:marTop w:val="0"/>
      <w:marBottom w:val="0"/>
      <w:divBdr>
        <w:top w:val="none" w:sz="0" w:space="0" w:color="auto"/>
        <w:left w:val="none" w:sz="0" w:space="0" w:color="auto"/>
        <w:bottom w:val="none" w:sz="0" w:space="0" w:color="auto"/>
        <w:right w:val="none" w:sz="0" w:space="0" w:color="auto"/>
      </w:divBdr>
    </w:div>
    <w:div w:id="1511994274">
      <w:bodyDiv w:val="1"/>
      <w:marLeft w:val="0"/>
      <w:marRight w:val="0"/>
      <w:marTop w:val="0"/>
      <w:marBottom w:val="0"/>
      <w:divBdr>
        <w:top w:val="none" w:sz="0" w:space="0" w:color="auto"/>
        <w:left w:val="none" w:sz="0" w:space="0" w:color="auto"/>
        <w:bottom w:val="none" w:sz="0" w:space="0" w:color="auto"/>
        <w:right w:val="none" w:sz="0" w:space="0" w:color="auto"/>
      </w:divBdr>
    </w:div>
    <w:div w:id="1637251745">
      <w:bodyDiv w:val="1"/>
      <w:marLeft w:val="0"/>
      <w:marRight w:val="0"/>
      <w:marTop w:val="0"/>
      <w:marBottom w:val="0"/>
      <w:divBdr>
        <w:top w:val="none" w:sz="0" w:space="0" w:color="auto"/>
        <w:left w:val="none" w:sz="0" w:space="0" w:color="auto"/>
        <w:bottom w:val="none" w:sz="0" w:space="0" w:color="auto"/>
        <w:right w:val="none" w:sz="0" w:space="0" w:color="auto"/>
      </w:divBdr>
    </w:div>
    <w:div w:id="1764914768">
      <w:bodyDiv w:val="1"/>
      <w:marLeft w:val="0"/>
      <w:marRight w:val="0"/>
      <w:marTop w:val="0"/>
      <w:marBottom w:val="0"/>
      <w:divBdr>
        <w:top w:val="none" w:sz="0" w:space="0" w:color="auto"/>
        <w:left w:val="none" w:sz="0" w:space="0" w:color="auto"/>
        <w:bottom w:val="none" w:sz="0" w:space="0" w:color="auto"/>
        <w:right w:val="none" w:sz="0" w:space="0" w:color="auto"/>
      </w:divBdr>
      <w:divsChild>
        <w:div w:id="64568036">
          <w:marLeft w:val="0"/>
          <w:marRight w:val="0"/>
          <w:marTop w:val="0"/>
          <w:marBottom w:val="0"/>
          <w:divBdr>
            <w:top w:val="none" w:sz="0" w:space="0" w:color="auto"/>
            <w:left w:val="none" w:sz="0" w:space="0" w:color="auto"/>
            <w:bottom w:val="none" w:sz="0" w:space="0" w:color="auto"/>
            <w:right w:val="none" w:sz="0" w:space="0" w:color="auto"/>
          </w:divBdr>
          <w:divsChild>
            <w:div w:id="1553881715">
              <w:marLeft w:val="0"/>
              <w:marRight w:val="0"/>
              <w:marTop w:val="0"/>
              <w:marBottom w:val="0"/>
              <w:divBdr>
                <w:top w:val="none" w:sz="0" w:space="0" w:color="auto"/>
                <w:left w:val="none" w:sz="0" w:space="0" w:color="auto"/>
                <w:bottom w:val="none" w:sz="0" w:space="0" w:color="auto"/>
                <w:right w:val="none" w:sz="0" w:space="0" w:color="auto"/>
              </w:divBdr>
              <w:divsChild>
                <w:div w:id="5417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583591">
      <w:bodyDiv w:val="1"/>
      <w:marLeft w:val="0"/>
      <w:marRight w:val="0"/>
      <w:marTop w:val="0"/>
      <w:marBottom w:val="0"/>
      <w:divBdr>
        <w:top w:val="none" w:sz="0" w:space="0" w:color="auto"/>
        <w:left w:val="none" w:sz="0" w:space="0" w:color="auto"/>
        <w:bottom w:val="none" w:sz="0" w:space="0" w:color="auto"/>
        <w:right w:val="none" w:sz="0" w:space="0" w:color="auto"/>
      </w:divBdr>
    </w:div>
    <w:div w:id="1782147196">
      <w:bodyDiv w:val="1"/>
      <w:marLeft w:val="0"/>
      <w:marRight w:val="0"/>
      <w:marTop w:val="0"/>
      <w:marBottom w:val="0"/>
      <w:divBdr>
        <w:top w:val="none" w:sz="0" w:space="0" w:color="auto"/>
        <w:left w:val="none" w:sz="0" w:space="0" w:color="auto"/>
        <w:bottom w:val="none" w:sz="0" w:space="0" w:color="auto"/>
        <w:right w:val="none" w:sz="0" w:space="0" w:color="auto"/>
      </w:divBdr>
    </w:div>
    <w:div w:id="1786120303">
      <w:bodyDiv w:val="1"/>
      <w:marLeft w:val="0"/>
      <w:marRight w:val="0"/>
      <w:marTop w:val="0"/>
      <w:marBottom w:val="0"/>
      <w:divBdr>
        <w:top w:val="none" w:sz="0" w:space="0" w:color="auto"/>
        <w:left w:val="none" w:sz="0" w:space="0" w:color="auto"/>
        <w:bottom w:val="none" w:sz="0" w:space="0" w:color="auto"/>
        <w:right w:val="none" w:sz="0" w:space="0" w:color="auto"/>
      </w:divBdr>
    </w:div>
    <w:div w:id="1928465109">
      <w:bodyDiv w:val="1"/>
      <w:marLeft w:val="0"/>
      <w:marRight w:val="0"/>
      <w:marTop w:val="0"/>
      <w:marBottom w:val="0"/>
      <w:divBdr>
        <w:top w:val="none" w:sz="0" w:space="0" w:color="auto"/>
        <w:left w:val="none" w:sz="0" w:space="0" w:color="auto"/>
        <w:bottom w:val="none" w:sz="0" w:space="0" w:color="auto"/>
        <w:right w:val="none" w:sz="0" w:space="0" w:color="auto"/>
      </w:divBdr>
    </w:div>
    <w:div w:id="1990279482">
      <w:bodyDiv w:val="1"/>
      <w:marLeft w:val="0"/>
      <w:marRight w:val="0"/>
      <w:marTop w:val="0"/>
      <w:marBottom w:val="0"/>
      <w:divBdr>
        <w:top w:val="none" w:sz="0" w:space="0" w:color="auto"/>
        <w:left w:val="none" w:sz="0" w:space="0" w:color="auto"/>
        <w:bottom w:val="none" w:sz="0" w:space="0" w:color="auto"/>
        <w:right w:val="none" w:sz="0" w:space="0" w:color="auto"/>
      </w:divBdr>
    </w:div>
    <w:div w:id="2077587651">
      <w:bodyDiv w:val="1"/>
      <w:marLeft w:val="0"/>
      <w:marRight w:val="0"/>
      <w:marTop w:val="0"/>
      <w:marBottom w:val="0"/>
      <w:divBdr>
        <w:top w:val="none" w:sz="0" w:space="0" w:color="auto"/>
        <w:left w:val="none" w:sz="0" w:space="0" w:color="auto"/>
        <w:bottom w:val="none" w:sz="0" w:space="0" w:color="auto"/>
        <w:right w:val="none" w:sz="0" w:space="0" w:color="auto"/>
      </w:divBdr>
    </w:div>
    <w:div w:id="2093701756">
      <w:bodyDiv w:val="1"/>
      <w:marLeft w:val="0"/>
      <w:marRight w:val="0"/>
      <w:marTop w:val="0"/>
      <w:marBottom w:val="0"/>
      <w:divBdr>
        <w:top w:val="none" w:sz="0" w:space="0" w:color="auto"/>
        <w:left w:val="none" w:sz="0" w:space="0" w:color="auto"/>
        <w:bottom w:val="none" w:sz="0" w:space="0" w:color="auto"/>
        <w:right w:val="none" w:sz="0" w:space="0" w:color="auto"/>
      </w:divBdr>
    </w:div>
    <w:div w:id="21337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www.bloomberg.com/quote/VOW:GR" TargetMode="External"/><Relationship Id="rId3" Type="http://schemas.openxmlformats.org/officeDocument/2006/relationships/hyperlink" Target="https://www.youtube.com/watch?v=wMPX98_H0ak" TargetMode="External"/><Relationship Id="rId7" Type="http://schemas.openxmlformats.org/officeDocument/2006/relationships/hyperlink" Target="https://www.thelocal.de/20180224/volkswagen-profit-roars-back-two-years-after-dieselgate" TargetMode="External"/><Relationship Id="rId2" Type="http://schemas.openxmlformats.org/officeDocument/2006/relationships/hyperlink" Target="https://www.justice.gov/opa/pr/volkswagen-engineer-pleads-guilty-his-role-conspiracy-cheat-us-emissions-tests" TargetMode="External"/><Relationship Id="rId1" Type="http://schemas.openxmlformats.org/officeDocument/2006/relationships/hyperlink" Target="https://www.spiegel.de/wirtschaft/unternehmen/volkswagen-dutzende-manager-in-vw-skandal-verwickelt-a-1057741.html" TargetMode="External"/><Relationship Id="rId6" Type="http://schemas.openxmlformats.org/officeDocument/2006/relationships/hyperlink" Target="https://www.challenges.fr/automobile/actu-auto/scandale-des-diesel-volkswagen-le-bilan-du-dieselgate-un-an-apres_425271" TargetMode="External"/><Relationship Id="rId5" Type="http://schemas.openxmlformats.org/officeDocument/2006/relationships/hyperlink" Target="https://web.archive.org/web/20151119191859/http://finance.yahoo.com/news/vw-diesel-owners-1-000-205314161.html" TargetMode="External"/><Relationship Id="rId4" Type="http://schemas.openxmlformats.org/officeDocument/2006/relationships/hyperlink" Target="https://www.nytimes.com/2015/09/23/business/international/volkswagen-diesel-car-scandal.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245-A39F-C841-9E2F-6E635636F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22</Pages>
  <Words>3732</Words>
  <Characters>21275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TORRINI Antoine</dc:creator>
  <cp:keywords/>
  <dc:description/>
  <cp:lastModifiedBy>TORRINI Antoine</cp:lastModifiedBy>
  <cp:revision>51</cp:revision>
  <dcterms:created xsi:type="dcterms:W3CDTF">2019-05-06T07:26:00Z</dcterms:created>
  <dcterms:modified xsi:type="dcterms:W3CDTF">2019-06-17T13:02:00Z</dcterms:modified>
</cp:coreProperties>
</file>